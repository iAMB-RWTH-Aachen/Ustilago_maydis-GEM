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7CEBE7" w14:textId="266F4F8F" w:rsidR="241CB786" w:rsidRDefault="006D321C" w:rsidP="241CB786">
      <w:pPr>
        <w:spacing w:after="160" w:line="259" w:lineRule="auto"/>
        <w:rPr>
          <w:rFonts w:eastAsia="Palatino Linotype" w:cs="Palatino Linotype"/>
          <w:noProof w:val="0"/>
          <w:color w:val="000000" w:themeColor="text1"/>
          <w:sz w:val="36"/>
          <w:szCs w:val="36"/>
        </w:rPr>
      </w:pPr>
      <w:r w:rsidRPr="241CB786">
        <w:rPr>
          <w:rFonts w:eastAsia="Palatino Linotype" w:cs="Palatino Linotype"/>
          <w:b/>
          <w:bCs/>
          <w:i/>
          <w:iCs/>
          <w:noProof w:val="0"/>
          <w:color w:val="000000" w:themeColor="text1"/>
          <w:sz w:val="36"/>
          <w:szCs w:val="36"/>
        </w:rPr>
        <w:t>Ustilago maydis</w:t>
      </w:r>
      <w:r w:rsidRPr="241CB786">
        <w:rPr>
          <w:rFonts w:eastAsia="Palatino Linotype" w:cs="Palatino Linotype"/>
          <w:b/>
          <w:bCs/>
          <w:noProof w:val="0"/>
          <w:color w:val="000000" w:themeColor="text1"/>
          <w:sz w:val="36"/>
          <w:szCs w:val="36"/>
        </w:rPr>
        <w:t xml:space="preserve"> </w:t>
      </w:r>
      <w:r>
        <w:rPr>
          <w:rFonts w:eastAsia="Palatino Linotype" w:cs="Palatino Linotype"/>
          <w:b/>
          <w:bCs/>
          <w:noProof w:val="0"/>
          <w:color w:val="000000" w:themeColor="text1"/>
          <w:sz w:val="36"/>
          <w:szCs w:val="36"/>
        </w:rPr>
        <w:t xml:space="preserve">Metabolic </w:t>
      </w:r>
      <w:r>
        <w:rPr>
          <w:rFonts w:eastAsia="Palatino Linotype" w:cs="Palatino Linotype"/>
          <w:b/>
          <w:bCs/>
          <w:iCs/>
          <w:noProof w:val="0"/>
          <w:color w:val="000000" w:themeColor="text1"/>
          <w:sz w:val="36"/>
          <w:szCs w:val="36"/>
        </w:rPr>
        <w:t>Characterization and Growth Quantification</w:t>
      </w:r>
      <w:r w:rsidR="00E534CE" w:rsidRPr="00E534CE">
        <w:rPr>
          <w:rFonts w:eastAsia="Palatino Linotype" w:cs="Palatino Linotype"/>
          <w:b/>
          <w:bCs/>
          <w:iCs/>
          <w:noProof w:val="0"/>
          <w:color w:val="000000" w:themeColor="text1"/>
          <w:sz w:val="36"/>
          <w:szCs w:val="36"/>
        </w:rPr>
        <w:t xml:space="preserve"> </w:t>
      </w:r>
      <w:r>
        <w:rPr>
          <w:rFonts w:eastAsia="Palatino Linotype" w:cs="Palatino Linotype"/>
          <w:b/>
          <w:bCs/>
          <w:noProof w:val="0"/>
          <w:color w:val="000000" w:themeColor="text1"/>
          <w:sz w:val="36"/>
          <w:szCs w:val="36"/>
        </w:rPr>
        <w:t xml:space="preserve">with a </w:t>
      </w:r>
      <w:r>
        <w:rPr>
          <w:rFonts w:eastAsia="Palatino Linotype" w:cs="Palatino Linotype"/>
          <w:b/>
          <w:bCs/>
          <w:iCs/>
          <w:noProof w:val="0"/>
          <w:color w:val="000000" w:themeColor="text1"/>
          <w:sz w:val="36"/>
          <w:szCs w:val="36"/>
        </w:rPr>
        <w:t>Genome-Scale Metabolic Model</w:t>
      </w:r>
      <w:r>
        <w:rPr>
          <w:rFonts w:eastAsia="Palatino Linotype" w:cs="Palatino Linotype"/>
          <w:b/>
          <w:bCs/>
          <w:noProof w:val="0"/>
          <w:color w:val="000000" w:themeColor="text1"/>
          <w:sz w:val="36"/>
          <w:szCs w:val="36"/>
        </w:rPr>
        <w:t xml:space="preserve"> </w:t>
      </w:r>
    </w:p>
    <w:p w14:paraId="04A43124" w14:textId="65281006" w:rsidR="003D6750" w:rsidRDefault="408381A9" w:rsidP="00C34A11">
      <w:pPr>
        <w:pStyle w:val="MDPI13authornames"/>
      </w:pPr>
      <w:r>
        <w:t>Ulf W. Liebal</w:t>
      </w:r>
      <w:r w:rsidRPr="408381A9">
        <w:rPr>
          <w:vertAlign w:val="superscript"/>
        </w:rPr>
        <w:t xml:space="preserve"> 1*</w:t>
      </w:r>
      <w:r>
        <w:t>, Lena Ullmann</w:t>
      </w:r>
      <w:r w:rsidRPr="408381A9">
        <w:rPr>
          <w:vertAlign w:val="superscript"/>
        </w:rPr>
        <w:t xml:space="preserve"> 1</w:t>
      </w:r>
      <w:r>
        <w:t>, Christian Lieven</w:t>
      </w:r>
      <w:r w:rsidRPr="408381A9">
        <w:rPr>
          <w:vertAlign w:val="superscript"/>
        </w:rPr>
        <w:t xml:space="preserve"> 2,3</w:t>
      </w:r>
      <w:r>
        <w:t>, Philipp Kohl</w:t>
      </w:r>
      <w:r w:rsidRPr="408381A9">
        <w:rPr>
          <w:vertAlign w:val="superscript"/>
        </w:rPr>
        <w:t xml:space="preserve"> 1</w:t>
      </w:r>
      <w:r>
        <w:t>, Daniel Wibberg</w:t>
      </w:r>
      <w:r w:rsidRPr="408381A9">
        <w:rPr>
          <w:vertAlign w:val="superscript"/>
        </w:rPr>
        <w:t xml:space="preserve"> 4,5</w:t>
      </w:r>
      <w:r>
        <w:t>, Thiemo Zambanini</w:t>
      </w:r>
      <w:r w:rsidRPr="408381A9">
        <w:rPr>
          <w:vertAlign w:val="superscript"/>
        </w:rPr>
        <w:t xml:space="preserve"> 1</w:t>
      </w:r>
      <w:r>
        <w:t>, Lars M. Blank</w:t>
      </w:r>
      <w:r w:rsidRPr="408381A9">
        <w:rPr>
          <w:vertAlign w:val="superscript"/>
        </w:rPr>
        <w:t xml:space="preserve"> 1*</w:t>
      </w:r>
    </w:p>
    <w:tbl>
      <w:tblPr>
        <w:tblpPr w:leftFromText="198" w:rightFromText="198" w:vertAnchor="page" w:horzAnchor="margin" w:tblpY="9526"/>
        <w:tblW w:w="2410" w:type="dxa"/>
        <w:tblLayout w:type="fixed"/>
        <w:tblCellMar>
          <w:left w:w="0" w:type="dxa"/>
          <w:right w:w="0" w:type="dxa"/>
        </w:tblCellMar>
        <w:tblLook w:val="04A0" w:firstRow="1" w:lastRow="0" w:firstColumn="1" w:lastColumn="0" w:noHBand="0" w:noVBand="1"/>
      </w:tblPr>
      <w:tblGrid>
        <w:gridCol w:w="2410"/>
      </w:tblGrid>
      <w:tr w:rsidR="003D6750" w:rsidRPr="0011000A" w14:paraId="04A4312D" w14:textId="77777777" w:rsidTr="00901803">
        <w:tc>
          <w:tcPr>
            <w:tcW w:w="2410" w:type="dxa"/>
            <w:shd w:val="clear" w:color="auto" w:fill="auto"/>
          </w:tcPr>
          <w:p w14:paraId="04A4312B" w14:textId="77777777" w:rsidR="003D6750" w:rsidRPr="0011000A" w:rsidRDefault="003D6750" w:rsidP="00901803">
            <w:pPr>
              <w:adjustRightInd w:val="0"/>
              <w:snapToGrid w:val="0"/>
              <w:spacing w:before="240" w:line="240" w:lineRule="atLeast"/>
              <w:ind w:right="113"/>
              <w:jc w:val="left"/>
              <w:rPr>
                <w:rFonts w:eastAsia="DengXian"/>
                <w:bCs/>
                <w:sz w:val="14"/>
                <w:szCs w:val="14"/>
                <w:lang w:bidi="en-US"/>
              </w:rPr>
            </w:pPr>
            <w:r w:rsidRPr="0011000A">
              <w:rPr>
                <w:rFonts w:eastAsia="DengXian"/>
                <w:lang w:val="de-DE" w:eastAsia="de-DE"/>
              </w:rPr>
              <w:drawing>
                <wp:inline distT="0" distB="0" distL="0" distR="0" wp14:anchorId="04A431D3" wp14:editId="04A431D4">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04A4312C" w14:textId="5020939E" w:rsidR="003D6750" w:rsidRPr="0011000A" w:rsidRDefault="003D6750" w:rsidP="00E534CE">
            <w:pPr>
              <w:adjustRightInd w:val="0"/>
              <w:snapToGrid w:val="0"/>
              <w:spacing w:before="60" w:line="240" w:lineRule="atLeast"/>
              <w:ind w:right="113"/>
              <w:rPr>
                <w:rFonts w:eastAsia="DengXian"/>
                <w:bCs/>
                <w:sz w:val="14"/>
                <w:szCs w:val="14"/>
                <w:lang w:bidi="en-US"/>
              </w:rPr>
            </w:pPr>
            <w:r w:rsidRPr="0011000A">
              <w:rPr>
                <w:rFonts w:eastAsia="DengXian"/>
                <w:b/>
                <w:bCs/>
                <w:sz w:val="14"/>
                <w:szCs w:val="14"/>
                <w:lang w:bidi="en-US"/>
              </w:rPr>
              <w:t>Copyright:</w:t>
            </w:r>
            <w:r w:rsidRPr="0011000A">
              <w:rPr>
                <w:rFonts w:eastAsia="DengXian"/>
                <w:bCs/>
                <w:sz w:val="14"/>
                <w:szCs w:val="14"/>
                <w:lang w:bidi="en-US"/>
              </w:rPr>
              <w:t xml:space="preserve"> </w:t>
            </w:r>
            <w:r>
              <w:rPr>
                <w:rFonts w:eastAsia="DengXian"/>
                <w:bCs/>
                <w:sz w:val="14"/>
                <w:szCs w:val="14"/>
                <w:lang w:bidi="en-US"/>
              </w:rPr>
              <w:t>© 202</w:t>
            </w:r>
            <w:r w:rsidR="00E534CE">
              <w:rPr>
                <w:rFonts w:eastAsia="DengXian"/>
                <w:bCs/>
                <w:sz w:val="14"/>
                <w:szCs w:val="14"/>
                <w:lang w:bidi="en-US"/>
              </w:rPr>
              <w:t>2</w:t>
            </w:r>
            <w:r w:rsidRPr="0011000A">
              <w:rPr>
                <w:rFonts w:eastAsia="DengXian"/>
                <w:bCs/>
                <w:sz w:val="14"/>
                <w:szCs w:val="14"/>
                <w:lang w:bidi="en-US"/>
              </w:rPr>
              <w:t xml:space="preserve"> </w:t>
            </w:r>
            <w:r>
              <w:rPr>
                <w:rFonts w:eastAsia="DengXian"/>
                <w:bCs/>
                <w:sz w:val="14"/>
                <w:szCs w:val="14"/>
                <w:lang w:bidi="en-US"/>
              </w:rPr>
              <w:t xml:space="preserve">by the authors. </w:t>
            </w:r>
            <w:r w:rsidR="00E534CE">
              <w:rPr>
                <w:rFonts w:eastAsia="DengXian"/>
                <w:bCs/>
                <w:sz w:val="14"/>
                <w:szCs w:val="14"/>
                <w:lang w:bidi="en-US"/>
              </w:rPr>
              <w:t>T</w:t>
            </w:r>
            <w:r>
              <w:rPr>
                <w:rFonts w:eastAsia="DengXian"/>
                <w:bCs/>
                <w:sz w:val="14"/>
                <w:szCs w:val="14"/>
                <w:lang w:bidi="en-US"/>
              </w:rPr>
              <w:t xml:space="preserve">erms and conditions of the Creative Commons </w:t>
            </w:r>
            <w:r w:rsidRPr="0011000A">
              <w:rPr>
                <w:rFonts w:eastAsia="DengXian"/>
                <w:bCs/>
                <w:sz w:val="14"/>
                <w:szCs w:val="14"/>
                <w:lang w:bidi="en-US"/>
              </w:rPr>
              <w:t>Attribution (CC BY) license (</w:t>
            </w:r>
            <w:r>
              <w:rPr>
                <w:rFonts w:eastAsia="DengXian"/>
                <w:bCs/>
                <w:sz w:val="14"/>
                <w:szCs w:val="14"/>
                <w:lang w:bidi="en-US"/>
              </w:rPr>
              <w:t>https://</w:t>
            </w:r>
            <w:r w:rsidRPr="0011000A">
              <w:rPr>
                <w:rFonts w:eastAsia="DengXian"/>
                <w:bCs/>
                <w:sz w:val="14"/>
                <w:szCs w:val="14"/>
                <w:lang w:bidi="en-US"/>
              </w:rPr>
              <w:t>creativecommons.org/licenses/by/4.0/).</w:t>
            </w:r>
          </w:p>
        </w:tc>
      </w:tr>
    </w:tbl>
    <w:p w14:paraId="04A4312E" w14:textId="2E6348F7" w:rsidR="00C34A11" w:rsidRPr="0004577D" w:rsidRDefault="00374744" w:rsidP="00C34A11">
      <w:pPr>
        <w:pStyle w:val="MDPI16affiliation"/>
        <w:rPr>
          <w:lang w:val="en-GB"/>
        </w:rPr>
      </w:pPr>
      <w:r w:rsidRPr="0004577D">
        <w:rPr>
          <w:vertAlign w:val="superscript"/>
          <w:lang w:val="en-GB"/>
        </w:rPr>
        <w:t>1</w:t>
      </w:r>
      <w:r w:rsidR="00C34A11" w:rsidRPr="0004577D">
        <w:rPr>
          <w:lang w:val="en-GB"/>
        </w:rPr>
        <w:tab/>
      </w:r>
      <w:r w:rsidR="0004577D" w:rsidRPr="0004577D">
        <w:rPr>
          <w:lang w:val="en-GB"/>
        </w:rPr>
        <w:t>iAMB - Institute of Applied Microbiology, ABB</w:t>
      </w:r>
      <w:r w:rsidR="001B3B00">
        <w:rPr>
          <w:lang w:val="en-GB"/>
        </w:rPr>
        <w:t>t</w:t>
      </w:r>
      <w:r w:rsidR="0004577D" w:rsidRPr="0004577D">
        <w:rPr>
          <w:lang w:val="en-GB"/>
        </w:rPr>
        <w:t>, RWTH Aachen University, Worringerweg 1, 52074 Aachen, Germany;</w:t>
      </w:r>
      <w:r w:rsidR="0004577D">
        <w:rPr>
          <w:lang w:val="en-GB"/>
        </w:rPr>
        <w:t xml:space="preserve"> </w:t>
      </w:r>
      <w:r w:rsidR="0004577D" w:rsidRPr="00CF29ED">
        <w:rPr>
          <w:lang w:val="en-GB"/>
        </w:rPr>
        <w:t>ulf.liebal@iamb.rwth-aachen.de</w:t>
      </w:r>
      <w:r w:rsidR="0004577D">
        <w:rPr>
          <w:lang w:val="en-GB"/>
        </w:rPr>
        <w:t xml:space="preserve"> (U.W.L.), lena.ullmann@rwth-aachen.de (L.U.),</w:t>
      </w:r>
      <w:r w:rsidR="006015E8">
        <w:rPr>
          <w:lang w:val="en-GB"/>
        </w:rPr>
        <w:t xml:space="preserve"> Philipp.Kohl@rwth-aachen.de (P</w:t>
      </w:r>
      <w:r w:rsidR="0004577D" w:rsidRPr="0004577D">
        <w:rPr>
          <w:lang w:val="en-GB"/>
        </w:rPr>
        <w:t>.</w:t>
      </w:r>
      <w:r w:rsidR="006015E8">
        <w:rPr>
          <w:lang w:val="en-GB"/>
        </w:rPr>
        <w:t>K.</w:t>
      </w:r>
      <w:r w:rsidR="0004577D" w:rsidRPr="0004577D">
        <w:rPr>
          <w:lang w:val="en-GB"/>
        </w:rPr>
        <w:t>)</w:t>
      </w:r>
      <w:r w:rsidR="0004577D">
        <w:rPr>
          <w:lang w:val="en-GB"/>
        </w:rPr>
        <w:t xml:space="preserve">, </w:t>
      </w:r>
      <w:r w:rsidR="0004577D" w:rsidRPr="00CF29ED">
        <w:rPr>
          <w:lang w:val="en-GB"/>
        </w:rPr>
        <w:t>tiemo.zambanini@rwth-aachen.de</w:t>
      </w:r>
      <w:r w:rsidR="0004577D">
        <w:rPr>
          <w:lang w:val="en-GB"/>
        </w:rPr>
        <w:t xml:space="preserve"> (T.Z.), </w:t>
      </w:r>
      <w:r w:rsidR="0004577D" w:rsidRPr="00CF29ED">
        <w:rPr>
          <w:lang w:val="en-GB"/>
        </w:rPr>
        <w:t>lars.blank@rwth-aachen.de</w:t>
      </w:r>
      <w:r w:rsidR="0004577D">
        <w:rPr>
          <w:lang w:val="en-GB"/>
        </w:rPr>
        <w:t xml:space="preserve"> (L.M.B)</w:t>
      </w:r>
    </w:p>
    <w:p w14:paraId="04A4312F" w14:textId="27C4C991" w:rsidR="00C34A11" w:rsidRPr="00426538" w:rsidRDefault="00C34A11" w:rsidP="00C34A11">
      <w:pPr>
        <w:pStyle w:val="MDPI16affiliation"/>
        <w:rPr>
          <w:lang w:val="en-GB"/>
        </w:rPr>
      </w:pPr>
      <w:r w:rsidRPr="00426538">
        <w:rPr>
          <w:vertAlign w:val="superscript"/>
          <w:lang w:val="en-GB"/>
        </w:rPr>
        <w:t>2</w:t>
      </w:r>
      <w:r w:rsidRPr="00426538">
        <w:rPr>
          <w:lang w:val="en-GB"/>
        </w:rPr>
        <w:tab/>
      </w:r>
      <w:r w:rsidR="00441578" w:rsidRPr="00426538">
        <w:rPr>
          <w:lang w:val="en-GB"/>
        </w:rPr>
        <w:t>Unseen Biometrics ApS, Copenhagen, Denmark</w:t>
      </w:r>
    </w:p>
    <w:p w14:paraId="43759937" w14:textId="22ABDE04" w:rsidR="00441578" w:rsidRPr="00441578" w:rsidRDefault="00441578" w:rsidP="00C34A11">
      <w:pPr>
        <w:pStyle w:val="MDPI16affiliation"/>
        <w:rPr>
          <w:lang w:val="en-GB"/>
        </w:rPr>
      </w:pPr>
      <w:r w:rsidRPr="00441578">
        <w:rPr>
          <w:vertAlign w:val="superscript"/>
          <w:lang w:val="en-GB"/>
        </w:rPr>
        <w:t>3</w:t>
      </w:r>
      <w:r w:rsidRPr="00441578">
        <w:rPr>
          <w:lang w:val="en-GB"/>
        </w:rPr>
        <w:tab/>
        <w:t xml:space="preserve">Novo Nordisk Foundation Center for Biosustainability, Technical University of Denmark, Lyngby, Denmark </w:t>
      </w:r>
    </w:p>
    <w:p w14:paraId="2A6F8BCD" w14:textId="578484DC" w:rsidR="00441578" w:rsidRDefault="00441578" w:rsidP="00C34A11">
      <w:pPr>
        <w:pStyle w:val="MDPI16affiliation"/>
        <w:rPr>
          <w:lang w:val="en-GB"/>
        </w:rPr>
      </w:pPr>
      <w:r>
        <w:rPr>
          <w:vertAlign w:val="superscript"/>
          <w:lang w:val="en-GB"/>
        </w:rPr>
        <w:t>4</w:t>
      </w:r>
      <w:r w:rsidRPr="00441578">
        <w:rPr>
          <w:lang w:val="en-GB"/>
        </w:rPr>
        <w:tab/>
        <w:t xml:space="preserve">Genome Research of Industrial Microorganisms, CeBiTec, Bielefeld University, D-33501 Bielefeld, Germany; dwibberg@cebitec.uni-bielefeld.de (D.W.) </w:t>
      </w:r>
    </w:p>
    <w:p w14:paraId="1A2B51C7" w14:textId="6BE4AD32" w:rsidR="00441578" w:rsidRDefault="00441578" w:rsidP="00C34A11">
      <w:pPr>
        <w:pStyle w:val="MDPI16affiliation"/>
        <w:rPr>
          <w:lang w:val="en-GB"/>
        </w:rPr>
      </w:pPr>
      <w:r>
        <w:rPr>
          <w:vertAlign w:val="superscript"/>
          <w:lang w:val="en-GB"/>
        </w:rPr>
        <w:t>5</w:t>
      </w:r>
      <w:r w:rsidRPr="00441578">
        <w:rPr>
          <w:lang w:val="en-GB"/>
        </w:rPr>
        <w:tab/>
        <w:t xml:space="preserve">Institute of Bio- and Geosciences IBG-5, Computational Metagenomics, Forschungszentrum Jülich GmbH, D-52425 Jülich, Germany. </w:t>
      </w:r>
    </w:p>
    <w:p w14:paraId="04A43130" w14:textId="7ACE489E" w:rsidR="00C34A11" w:rsidRPr="00550626" w:rsidRDefault="00C34A11" w:rsidP="00C34A11">
      <w:pPr>
        <w:pStyle w:val="MDPI16affiliation"/>
      </w:pPr>
      <w:r w:rsidRPr="008E2AA8">
        <w:rPr>
          <w:b/>
        </w:rPr>
        <w:t>*</w:t>
      </w:r>
      <w:r w:rsidRPr="00D945EC">
        <w:tab/>
        <w:t xml:space="preserve">Correspondence: </w:t>
      </w:r>
      <w:r w:rsidR="00441578" w:rsidRPr="00CF29ED">
        <w:t>ulf.liebal@iamb.rwth-aachen.de</w:t>
      </w:r>
      <w:r w:rsidR="00441578">
        <w:t xml:space="preserve"> (U.W.L.)</w:t>
      </w:r>
      <w:r w:rsidRPr="00D945EC">
        <w:t>;</w:t>
      </w:r>
      <w:r w:rsidR="00441578">
        <w:t xml:space="preserve"> </w:t>
      </w:r>
      <w:r w:rsidR="00441578" w:rsidRPr="00CF29ED">
        <w:rPr>
          <w:lang w:val="en-GB"/>
        </w:rPr>
        <w:t>lars.blank@rwth-aachen.de</w:t>
      </w:r>
      <w:r w:rsidR="00441578">
        <w:rPr>
          <w:lang w:val="en-GB"/>
        </w:rPr>
        <w:t xml:space="preserve"> (L.M.B)</w:t>
      </w:r>
    </w:p>
    <w:p w14:paraId="4EB5D447" w14:textId="7F36A552" w:rsidR="2D0D565A" w:rsidRDefault="1F3D4D50" w:rsidP="2D0D565A">
      <w:pPr>
        <w:pStyle w:val="MDPI17abstract"/>
      </w:pPr>
      <w:r w:rsidRPr="1F3D4D50">
        <w:rPr>
          <w:b/>
          <w:bCs/>
        </w:rPr>
        <w:t xml:space="preserve">Abstract: </w:t>
      </w:r>
      <w:r w:rsidRPr="1F3D4D50">
        <w:rPr>
          <w:i/>
          <w:iCs/>
        </w:rPr>
        <w:t>Ustilago maydis</w:t>
      </w:r>
      <w:r>
        <w:t xml:space="preserve"> is an important plant pathogen causing corn-smut disease and an effective biotechnological production host. The lack of a comprehensive metabolic overview hinders a full understanding of the organism’s environmental adaptation and a full use of its metabolic potential. Here, we report the first genome scale metabolic model (GSMM) of </w:t>
      </w:r>
      <w:r w:rsidRPr="1F3D4D50">
        <w:rPr>
          <w:i/>
          <w:iCs/>
        </w:rPr>
        <w:t>Ustilago maydis</w:t>
      </w:r>
      <w:r>
        <w:t xml:space="preserve"> (iUma22) for the simulation of metabolic activities. iUma22 was reconstructed from sequencing and annotation using PathwayTools, the biomass equation was derived from literature values and from the codon composition. The final model contains over 25% of annotated genes (6,909) in the sequenced genome. Substrate utilization was corrected by BIOLOG-Phenotype arrays and exponential batch cultivations were used to test growth predictions. The growth data revealed a</w:t>
      </w:r>
      <w:ins w:id="0" w:author="Ulf Liebal" w:date="2022-05-13T15:44:00Z">
        <w:r>
          <w:t xml:space="preserve"> decrease in glucose uptake rate </w:t>
        </w:r>
      </w:ins>
      <w:ins w:id="1" w:author="Ulf Liebal" w:date="2022-05-13T15:45:00Z">
        <w:r>
          <w:t>with rising glucose concentration.</w:t>
        </w:r>
      </w:ins>
      <w:del w:id="2" w:author="Ulf Liebal" w:date="2022-05-13T15:45:00Z">
        <w:r w:rsidR="16119E70" w:rsidDel="1F3D4D50">
          <w:delText xml:space="preserve"> metabolic phenotype shift at high glucose uptake rates and the model allowed its quantification.</w:delText>
        </w:r>
      </w:del>
      <w:r>
        <w:t xml:space="preserve"> A pan-genome of four different </w:t>
      </w:r>
      <w:r w:rsidRPr="1F3D4D50">
        <w:rPr>
          <w:i/>
          <w:iCs/>
        </w:rPr>
        <w:t xml:space="preserve">U. maydis </w:t>
      </w:r>
      <w:r>
        <w:t xml:space="preserve">strains </w:t>
      </w:r>
      <w:del w:id="3" w:author="Ulf Liebal" w:date="2022-05-13T14:05:00Z">
        <w:r w:rsidR="16119E70" w:rsidDel="1F3D4D50">
          <w:delText xml:space="preserve">revealed </w:delText>
        </w:r>
      </w:del>
      <w:ins w:id="4" w:author="Ulf Liebal" w:date="2022-05-13T14:05:00Z">
        <w:r>
          <w:t xml:space="preserve">highlighted </w:t>
        </w:r>
      </w:ins>
      <w:r>
        <w:t>missing metabolic pathways in iUma22. The new model allows studies of metabolic adaptations to different environmental niches as well as for biotechnological applications.</w:t>
      </w:r>
    </w:p>
    <w:p w14:paraId="04A43132" w14:textId="237EA0AC" w:rsidR="00C34A11" w:rsidRPr="00550626" w:rsidRDefault="6CB2B6B0" w:rsidP="00C34A11">
      <w:pPr>
        <w:pStyle w:val="MDPI18keywords"/>
      </w:pPr>
      <w:r w:rsidRPr="6CB2B6B0">
        <w:rPr>
          <w:b/>
          <w:bCs/>
        </w:rPr>
        <w:t xml:space="preserve">Keywords: </w:t>
      </w:r>
      <w:r w:rsidRPr="00874663">
        <w:rPr>
          <w:i/>
          <w:iCs/>
        </w:rPr>
        <w:t>Ustilago maydis</w:t>
      </w:r>
      <w:r>
        <w:t>; Genome Scale Metabolic Model; Constraint Based Model; Biotechnology; COBRA; FBA; Metabolism; Itaconate</w:t>
      </w:r>
    </w:p>
    <w:p w14:paraId="04A43136" w14:textId="79100525" w:rsidR="00C34A11" w:rsidRDefault="00C34A11" w:rsidP="004C7791">
      <w:pPr>
        <w:pStyle w:val="MDPI31text"/>
      </w:pPr>
    </w:p>
    <w:p w14:paraId="2C81BA97" w14:textId="60B2B288" w:rsidR="2D0D565A" w:rsidRDefault="25B12823" w:rsidP="25B12823">
      <w:pPr>
        <w:pStyle w:val="MDPI21heading1"/>
        <w:rPr>
          <w:lang w:eastAsia="zh-CN"/>
        </w:rPr>
      </w:pPr>
      <w:r w:rsidRPr="25B12823">
        <w:rPr>
          <w:lang w:eastAsia="zh-CN"/>
        </w:rPr>
        <w:t>1. Introduction</w:t>
      </w:r>
    </w:p>
    <w:p w14:paraId="42E04B6E" w14:textId="5ED1BC17" w:rsidR="00C34A11" w:rsidRDefault="16119E70" w:rsidP="004C7791">
      <w:pPr>
        <w:pStyle w:val="MDPI31text"/>
      </w:pPr>
      <w:r w:rsidRPr="16119E70">
        <w:rPr>
          <w:i/>
          <w:iCs/>
        </w:rPr>
        <w:t xml:space="preserve">Ustilago maydis </w:t>
      </w:r>
      <w:r>
        <w:t xml:space="preserve">is a model organism and economically important fungus from the division of </w:t>
      </w:r>
      <w:r w:rsidRPr="16119E70">
        <w:rPr>
          <w:i/>
          <w:iCs/>
        </w:rPr>
        <w:t>Basidiomycota</w:t>
      </w:r>
      <w:r>
        <w:t xml:space="preserve">. The associated corn smut disease affects maize harvest but </w:t>
      </w:r>
      <w:r w:rsidR="008F5F15">
        <w:t>the tumors are</w:t>
      </w:r>
      <w:r>
        <w:t xml:space="preserve"> also used as food itself </w:t>
      </w:r>
      <w:r w:rsidR="408381A9">
        <w:fldChar w:fldCharType="begin" w:fldLock="1"/>
      </w:r>
      <w:r w:rsidR="408381A9">
        <w:instrText>ADDIN CSL_CITATION {"citationItems":[{"id":"ITEM-1","itemData":{"DOI":"10.1016/J.FUNBIO.2019.04.003","ISSN":"1878-6146","PMID":"31126425","abstract":"Maize plants infected by Ustilago maydis develop galls known as “cuitlacoche”, a food product appreciated in the Mexican gastronomy. The virulence of different U. maydis isolates was assessed, as well as the development of the infection on one commercial maize variety. Sporidia were isolated of wild galls collected in Mexico. Sexual compatibility patterns were determined using the Fuzz reaction, showing a 1:1:1:1 segregation of mating type specificities. Ten U. maydis compatible strains were selected on the basis of their virulence, namely: four wild-type compatible sporidia, one multi-teliosporic strain, two hybrids between wild-type and tester strains, and three tester strains. Maize plants of a commercial hybrid (Tornado XR™)were inoculated with these strains of U. maydis, using a randomized complete block experimental design. Phenological and phenotypic characteristics of plants, as well as production, quality and sensory attributes of the resulting galls, were evaluated. Greater yields of galls were recorded in tester strains (incidence &gt;90 %, severity &gt;80 %, productivity &gt;12 t/ha), a hybrid strain (EM1-6 × FB1)[incidence 82.6 %, severity 51.8 %, productivity 5.6 t/ha]and a wild-type strain (EM4-10 × EM2-4)[incidence 68.2 %, severity 44.0 %, productivity 4.8 t/ha]. Wild-type strains showed better flavor, characterized by less bitterness and acidity, but prevailing sweet, umami and maize flavor.","author":[{"dropping-particle":"","family":"Castañeda de León","given":"Vladimir","non-dropping-particle":"","parse-names":false,"suffix":""},{"dropping-particle":"","family":"Martínez-Carrera","given":"Daniel","non-dropping-particle":"","parse-names":false,"suffix":""},{"dropping-particle":"","family":"Morales","given":"Porfirio","non-dropping-particle":"","parse-names":false,"suffix":""},{"dropping-particle":"","family":"Sobal","given":"Mercedes","non-dropping-particle":"","parse-names":false,"suffix":""},{"dropping-particle":"","family":"Gil-Muñoz","given":"Abel","non-dropping-particle":"","parse-names":false,"suffix":""},{"dropping-particle":"","family":"Severiano-Pérez","given":"Patricia","non-dropping-particle":"","parse-names":false,"suffix":""},{"dropping-particle":"","family":"Leal-Lara","given":"Hermilo","non-dropping-particle":"","parse-names":false,"suffix":""}],"container-title":"Fungal Biology","id":"ITEM-1","issue":"6","issued":{"date-parts":[["2019","6","1"]]},"page":"481-488","publisher":"Elsevier","title":"Productivity and flavor of diverse genotypes of Ustilago maydis “cuitlacoche” for human consumption","type":"article-journal","volume":"123"},"uris":["http://www.mendeley.com/documents/?uuid=d01ef15d-e456-36a2-96fe-c60e8e5cd1a2"]}],"mendeley":{"formattedCitation":"[1]","plainTextFormattedCitation":"[1]","previouslyFormattedCitation":"[1]"},"properties":{"noteIndex":0},"schema":"https://github.com/citation-style-language/schema/raw/master/csl-citation.json"}</w:instrText>
      </w:r>
      <w:r w:rsidR="408381A9">
        <w:fldChar w:fldCharType="separate"/>
      </w:r>
      <w:r w:rsidRPr="16119E70">
        <w:rPr>
          <w:noProof/>
          <w:lang w:val="en-GB"/>
        </w:rPr>
        <w:t>[1]</w:t>
      </w:r>
      <w:r w:rsidR="408381A9">
        <w:fldChar w:fldCharType="end"/>
      </w:r>
      <w:r w:rsidRPr="16119E70">
        <w:rPr>
          <w:lang w:val="en-GB"/>
        </w:rPr>
        <w:t xml:space="preserve">. </w:t>
      </w:r>
      <w:r>
        <w:t xml:space="preserve">As a parasite, </w:t>
      </w:r>
      <w:r w:rsidRPr="16119E70">
        <w:rPr>
          <w:i/>
          <w:iCs/>
        </w:rPr>
        <w:t xml:space="preserve">U. maydis </w:t>
      </w:r>
      <w:r>
        <w:t xml:space="preserve">grows into the plant tissue to extract substrates for its own metabolic activity. </w:t>
      </w:r>
      <w:r w:rsidRPr="16119E70">
        <w:rPr>
          <w:i/>
          <w:iCs/>
        </w:rPr>
        <w:t>Ustilaginaceae</w:t>
      </w:r>
      <w:r>
        <w:t xml:space="preserve"> show a versatile product spectrum such as organic acids (e.g., itaconate, malate, succinate), polyols (e.g., erythritol, mannitol), and extracellular glycolipids, which are considered value-added chemicals with potential applications in the pharmaceutical, food, and chemical industries. </w:t>
      </w:r>
      <w:r w:rsidRPr="16119E70">
        <w:rPr>
          <w:i/>
          <w:iCs/>
        </w:rPr>
        <w:t>U. maydis</w:t>
      </w:r>
      <w:r>
        <w:t xml:space="preserve"> has developed an effective native production of itaconic acid, an important platform chemical. Indeed, the itaconic acid production in </w:t>
      </w:r>
      <w:r w:rsidRPr="16119E70">
        <w:rPr>
          <w:i/>
          <w:iCs/>
        </w:rPr>
        <w:t xml:space="preserve">U. maydis </w:t>
      </w:r>
      <w:r>
        <w:t xml:space="preserve">was improved to surpass the current biotechnological route of </w:t>
      </w:r>
      <w:r w:rsidRPr="16119E70">
        <w:rPr>
          <w:i/>
          <w:iCs/>
        </w:rPr>
        <w:t>Aspergillus terreus</w:t>
      </w:r>
      <w:r>
        <w:t xml:space="preserve"> based production. The advantages are yeast-like growth, high productivities, yields and titer and reduced byproduct formation </w:t>
      </w:r>
      <w:r w:rsidR="408381A9">
        <w:fldChar w:fldCharType="begin" w:fldLock="1"/>
      </w:r>
      <w:r w:rsidR="408381A9">
        <w:instrText>ADDIN CSL_CITATION {"citationItems":[{"id":"ITEM-1","itemData":{"DOI":"10.1186/S13068-019-1605-6/TABLES/1","ISSN":"17546834","abstract":"Background: Itaconic acid is an unsaturated, dicarboxylic acid which finds a wide range of applications in the polymer industry and as a building block for fuels, solvents and pharmaceuticals. Currently, Aspergillus terreus is used for industrial production, with titers above 100 g L-1 depending on the conditions. Besides A. terreus, Ustilago maydis is also a promising itaconic acid production host due to its yeast-like morphology. Recent strain engineering efforts significantly increased the yield, titer and rate of production. Results: In this study, itaconate production by U. maydis was further increased by integrated strain- and process engineering. Next-generation itaconate hyper-producing strains were generated using CRISPR/Cas9 and FLP/FRT genome editing tools for gene deletion, promoter replacement, and overexpression of genes. The handling and morphology of this engineered strain were improved by deletion of fuz7, which is part of a regulatory cascade that governs morphology and pathogenicity. These strain modifications enabled the development of an efficient fermentation process with in situ product crystallization with CaCO3. This integrated approach resulted in a maximum itaconate titer of 220 g L-1, with a total acid titer of 248 g L-1, which is a significant improvement compared to best published itaconate titers reached with U. maydis and with A. terreus. Conclusion: In this study, itaconic acid production could be enhanced significantly by morphological- and metabolic engineering in combination with process development, yielding the highest titer reported with any microorganism.","author":[{"dropping-particle":"","family":"Hosseinpour Tehrani","given":"Hamed","non-dropping-particle":"","parse-names":false,"suffix":""},{"dropping-particle":"","family":"Becker","given":"Johanna","non-dropping-particle":"","parse-names":false,"suffix":""},{"dropping-particle":"","family":"Bator","given":"Isabel","non-dropping-particle":"","parse-names":false,"suffix":""},{"dropping-particle":"","family":"Saur","given":"Katharina","non-dropping-particle":"","parse-names":false,"suffix":""},{"dropping-particle":"","family":"Meyer","given":"Svenja","non-dropping-particle":"","parse-names":false,"suffix":""},{"dropping-particle":"","family":"Rodrigues Lóia","given":"Ana Catarina","non-dropping-particle":"","parse-names":false,"suffix":""},{"dropping-particle":"","family":"Blank","given":"Lars M.","non-dropping-particle":"","parse-names":false,"suffix":""},{"dropping-particle":"","family":"Wierckx","given":"Nick","non-dropping-particle":"","parse-names":false,"suffix":""}],"container-title":"Biotechnology for Biofuels","id":"ITEM-1","issue":"1","issued":{"date-parts":[["2019","11","6"]]},"page":"1-11","publisher":"BioMed Central Ltd.","title":"Integrated strain- And process design enable production of 220 g L-1 itaconic acid with Ustilago maydis","type":"article-journal","volume":"12"},"uris":["http://www.mendeley.com/documents/?uuid=3f66efbe-fdf7-32d8-892c-60b5556a3c73"]},{"id":"ITEM-2","itemData":{"DOI":"10.1111/1751-7915.13525","ISSN":"1751-7915","PMID":"31880860","abstract":"Ustilago maydis is a promising yeast for the production of a range of valuable metabolites, including itaconate, malate, glycolipids and triacylglycerols. However, wild-type strains generally produce a potpourri of all of these metabolites, which hinders efficient production of single target chemicals. In this study, the diverse by-product spectrum of U. maydis was reduced through strain engineering using CRISPR/Cas9 and FLP/FRT, greatly increasing the metabolic flux into the targeted itaconate biosynthesis pathway. With this strategy, a marker-free chassis strain could be engineered, which produces itaconate from glucose with significantly enhanced titre, rate and yield. The lack of by-product formation not only benefited itaconate production, it also increases the efficiency of downstream processing improving cell handling and product purity.","author":[{"dropping-particle":"","family":"Becker","given":"Johanna","non-dropping-particle":"","parse-names":false,"suffix":""},{"dropping-particle":"","family":"Hosseinpour Tehrani","given":"Hamed","non-dropping-particle":"","parse-names":false,"suffix":""},{"dropping-particle":"","family":"Gauert","given":"Marc","non-dropping-particle":"","parse-names":false,"suffix":""},{"dropping-particle":"","family":"Mampel","given":"Jörg","non-dropping-particle":"","parse-names":false,"suffix":""},{"dropping-particle":"","family":"Blank","given":"Lars M.","non-dropping-particle":"","parse-names":false,"suffix":""},{"dropping-particle":"","family":"Wierckx","given":"Nick","non-dropping-particle":"","parse-names":false,"suffix":""}],"container-title":"Microbial Biotechnology","id":"ITEM-2","issue":"2","issued":{"date-parts":[["2020","3","1"]]},"page":"350-362","publisher":"John Wiley &amp; Sons, Ltd","title":"An Ustilago maydis chassis for itaconic acid production without by-products","type":"article-journal","volume":"13"},"uris":["http://www.mendeley.com/documents/?uuid=6e92720b-3100-31d9-bf3a-4831682d5f84"]},{"id":"ITEM-3","itemData":{"DOI":"10.3390/JOF7010020","ISSN":"2309608X","abstract":"Ustilago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20","id":"ITEM-3","issue":"1","issued":{"date-parts":[["2020","12","31"]]},"page":"20","publisher":"Multidisciplinary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[2–4]","plainTextFormattedCitation":"[2–4]","previouslyFormattedCitation":"[2–4]"},"properties":{"noteIndex":0},"schema":"https://github.com/citation-style-language/schema/raw/master/csl-citation.json"}</w:instrText>
      </w:r>
      <w:r w:rsidR="408381A9">
        <w:fldChar w:fldCharType="separate"/>
      </w:r>
      <w:r w:rsidRPr="16119E70">
        <w:rPr>
          <w:noProof/>
        </w:rPr>
        <w:t>[2–4]</w:t>
      </w:r>
      <w:r w:rsidR="408381A9">
        <w:fldChar w:fldCharType="end"/>
      </w:r>
      <w:r>
        <w:t xml:space="preserve">, and since it is a model organism, efficient genetic tools are available </w:t>
      </w:r>
      <w:r w:rsidR="408381A9">
        <w:fldChar w:fldCharType="begin" w:fldLock="1"/>
      </w:r>
      <w:r w:rsidR="408381A9">
        <w:instrText>ADDIN CSL_CITATION {"citationItems":[{"id":"ITEM-1","itemData":{"DOI":"10.3390/JOF7020149","ISSN":"2309-608X","abstract":"The phytopathogenic smut fungus Ustilago maydis is a versatile model organism to study plant pathology, fungal genetics, and molecular cell biology. Here, we report several strategies to manipulate the genome of U. maydis by the CRISPR/Cas9 technology. These include targeted gene deletion via homologous recombination of short double-stranded oligonucleotides, introduction of point mutations, heterologous complementation at the genomic locus, and endogenous N-terminal tagging with the fluorescent protein mCherry. All applications are independent of a permanent selectable marker and only require transient expression of the endonuclease Cas9hf and sgRNA. The techniques presented here are likely to accelerate research in the U. maydis community but can also act as a template for genome editing in other important fungi.","author":[{"dropping-particle":"","family":"Wege","given":"Sarah Maria","non-dropping-particle":"","parse-names":false,"suffix":""},{"dropping-particle":"","family":"Gejer","given":"Katharina","non-dropping-particle":"","parse-names":false,"suffix":""},{"dropping-particle":"","family":"Becker","given":"Fabienne","non-dropping-particle":"","parse-names":false,"suffix":""},{"dropping-particle":"","family":"Bölker","given":"Michael","non-dropping-particle":"","parse-names":false,"suffix":""},{"dropping-particle":"","family":"Freitag","given":"Johannes","non-dropping-particle":"","parse-names":false,"suffix":""},{"dropping-particle":"","family":"Sandrock","given":"Björn","non-dropping-particle":"","parse-names":false,"suffix":""}],"container-title":"Journal of Fungi 2021, Vol. 7, Page 149","id":"ITEM-1","issue":"2","issued":{"date-parts":[["2021","2","18"]]},"page":"149","publisher":"Multidisciplinary Digital Publishing Institute","title":"Versatile CRISPR/Cas9 Systems for Genome Editing in Ustilago maydis","type":"article-journal","volume":"7"},"uris":["http://www.mendeley.com/documents/?uuid=cbd442d6-fa0a-3611-9a0e-b4c4c7127139"]}],"mendeley":{"formattedCitation":"[5]","plainTextFormattedCitation":"[5]","previouslyFormattedCitation":"[5]"},"properties":{"noteIndex":0},"schema":"https://github.com/citation-style-language/schema/raw/master/csl-citation.json"}</w:instrText>
      </w:r>
      <w:r w:rsidR="408381A9">
        <w:fldChar w:fldCharType="separate"/>
      </w:r>
      <w:r w:rsidRPr="16119E70">
        <w:rPr>
          <w:noProof/>
        </w:rPr>
        <w:t>[5]</w:t>
      </w:r>
      <w:r w:rsidR="408381A9">
        <w:fldChar w:fldCharType="end"/>
      </w:r>
      <w:r>
        <w:t>.</w:t>
      </w:r>
    </w:p>
    <w:p w14:paraId="7692C4F2" w14:textId="2A3D73CF" w:rsidR="00C34A11" w:rsidRDefault="00C34A11" w:rsidP="25B12823">
      <w:pPr>
        <w:pStyle w:val="MDPI31text"/>
        <w:rPr>
          <w:color w:val="000000" w:themeColor="text1"/>
        </w:rPr>
      </w:pPr>
    </w:p>
    <w:p w14:paraId="20C625E7" w14:textId="00FC01AC" w:rsidR="00C34A11" w:rsidRDefault="16119E70" w:rsidP="25B12823">
      <w:pPr>
        <w:pStyle w:val="MDPI31text"/>
        <w:rPr>
          <w:color w:val="000000" w:themeColor="text1"/>
        </w:rPr>
      </w:pPr>
      <w:r w:rsidRPr="16119E70">
        <w:rPr>
          <w:color w:val="000000" w:themeColor="text1"/>
        </w:rPr>
        <w:lastRenderedPageBreak/>
        <w:t xml:space="preserve">The annotated genome sequence of </w:t>
      </w:r>
      <w:r w:rsidRPr="16119E70">
        <w:rPr>
          <w:i/>
          <w:iCs/>
          <w:color w:val="000000" w:themeColor="text1"/>
        </w:rPr>
        <w:t xml:space="preserve">Ustilago maydis </w:t>
      </w:r>
      <w:r w:rsidRPr="16119E70">
        <w:rPr>
          <w:color w:val="000000" w:themeColor="text1"/>
        </w:rPr>
        <w:t>strain 512</w:t>
      </w:r>
      <w:r w:rsidRPr="16119E70">
        <w:rPr>
          <w:i/>
          <w:iCs/>
          <w:color w:val="000000" w:themeColor="text1"/>
        </w:rPr>
        <w:t xml:space="preserve"> </w:t>
      </w:r>
      <w:r w:rsidRPr="16119E70">
        <w:rPr>
          <w:color w:val="000000" w:themeColor="text1"/>
        </w:rPr>
        <w:t xml:space="preserve">enabled a deeper understanding of the pathogenic mechanisms as well as the metabolic competencies </w:t>
      </w:r>
      <w:r w:rsidR="6CB2B6B0" w:rsidRPr="16119E70">
        <w:rPr>
          <w:color w:val="000000" w:themeColor="text1"/>
        </w:rPr>
        <w:fldChar w:fldCharType="begin" w:fldLock="1"/>
      </w:r>
      <w:r w:rsidR="6CB2B6B0" w:rsidRPr="16119E70">
        <w:rPr>
          <w:color w:val="000000" w:themeColor="text1"/>
        </w:rPr>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[6]</w:t>
      </w:r>
      <w:r w:rsidR="6CB2B6B0" w:rsidRPr="16119E70">
        <w:rPr>
          <w:color w:val="000000" w:themeColor="text1"/>
        </w:rPr>
        <w:fldChar w:fldCharType="end"/>
      </w:r>
      <w:r w:rsidRPr="16119E70">
        <w:rPr>
          <w:color w:val="000000" w:themeColor="text1"/>
        </w:rPr>
        <w:t xml:space="preserve">. Annotated genomes can be used to construct genome-scale metabolic models (GSMM), which serve as a knowledge-base of metabolic capacities and allow rational biotechnological engineering </w:t>
      </w:r>
      <w:r w:rsidR="6CB2B6B0" w:rsidRPr="16119E70">
        <w:rPr>
          <w:color w:val="000000" w:themeColor="text1"/>
        </w:rPr>
        <w:fldChar w:fldCharType="begin" w:fldLock="1"/>
      </w:r>
      <w:r w:rsidR="6CB2B6B0" w:rsidRPr="16119E70">
        <w:rPr>
          <w:color w:val="000000" w:themeColor="text1"/>
        </w:rPr>
        <w:instrText>ADDIN CSL_CITATION {"citationItems":[{"id":"ITEM-1","itemData":{"DOI":"10.1038/s41579-020-00440-4","ISSN":"1740-1526","abstract":"Genome-scale network reconstructions are built from curated and systematized knowledge 1,2 that enables them to quantitatively describe genotype-phenotype relationships. Genome-scale models (GEMs) are mathematical representations of reconstructed networks that facilitate computation and prediction of multiscale phenotypes through the optimization of an objective function of interest 3,4. The development of a GEM requires curated metabolic knowledge bases, such as the Kyoto Encyclopedia of Genes and Genomes (KEGG) 5 , and an annotated genome sequence of the organism of interest. By mapping the annotated genome sequence (Fig. 1a) to the knowledge base, one can reconstruct a metabolic network composed of all known metabolic reactions (Fig. 1b). This metabolic network can be converted into a mathematical format-a stoichiometric matrix (S matrix)-where the columns represent reactions, rows represent metabolites and each entry is the corresponding coefficient of a particular metabolite in a reaction (Fig. 1c). A cellular objective is needed to enable computation of a feasible metabolic flux that optimizes the model objective. A widely used objective function is to optimize growth rate, represented by a biomass function 6 , composed of essential metabolites needed for growth. The detailed steps to reconstruct a GEM have been described in a formal protocol 1. Flux balance analysis (FBA) is the most widely used 7 approach to characterize GEMs. GEMs can simulate metabolic flux states of the reconstructed network while incorporating multiple constraints to ensure the solution identified by FBA is physiologically relevant and compliant with governing constraints, such as the metabolic network topology represented by the S matrix, a steady-state assumption (that is, the internal metab olites must be produced and consumed in a flux-balanced manner), and other limits on nutrient uptake rates, enzyme capacities and protein/gene expression profiles. The S matrix and the objective function define a system of linear equations that can be solved given the imposed constraints, resulting in a solution space (that is, a space where all feasible phenotypic states exist) (Fig. 1d,e). FBA can identify a single optimal flux distribution or multiple optimal flux distributions that optimize the objective function in the solution space (Fig. 1f). FBA and many other GEM analysis methods are available through COBRApy 8 in Python or the COBRA Toolbox in MATLAB 9. GEMs have been success…","author":[{"dropping-particle":"","family":"Fang","given":"Xin","non-dropping-particle":"","parse-names":false,"suffix":""},{"dropping-particle":"","family":"Lloyd","given":"Colton J.","non-dropping-particle":"","parse-names":false,"suffix":""},{"dropping-particle":"","family":"Palsson","given":"Bernhard O.","non-dropping-particle":"","parse-names":false,"suffix":""}],"container-title":"Nature Reviews Microbiology","id":"ITEM-1","issued":{"date-parts":[["2020","9","21"]]},"page":"1-13","publisher":"Nature Publishing Group","title":"Reconstructing organisms in silico: genome-scale models and their emerging applications","type":"article-journal"},"uris":["http://www.mendeley.com/documents/?uuid=2325f893-a4d0-3ed1-9832-73905cb8be4c"]}],"mendeley":{"formattedCitation":"[7]","plainTextFormattedCitation":"[7]","previouslyFormattedCitation":"[7]"},"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[7]</w:t>
      </w:r>
      <w:r w:rsidR="6CB2B6B0" w:rsidRPr="16119E70">
        <w:rPr>
          <w:color w:val="000000" w:themeColor="text1"/>
        </w:rPr>
        <w:fldChar w:fldCharType="end"/>
      </w:r>
      <w:r w:rsidRPr="16119E70">
        <w:rPr>
          <w:color w:val="000000" w:themeColor="text1"/>
        </w:rPr>
        <w:t xml:space="preserve">. GSMM can be optimized to identify genetic modifications for metabolic engineering that maximize the production of metabolic intermediates. In addition, optimal biotechnological production routes regarding different organisms and metabolic pathways can be computationally evaluated using their respective GSMM </w:t>
      </w:r>
      <w:r w:rsidR="6CB2B6B0" w:rsidRPr="16119E70">
        <w:rPr>
          <w:color w:val="000000" w:themeColor="text1"/>
        </w:rPr>
        <w:fldChar w:fldCharType="begin" w:fldLock="1"/>
      </w:r>
      <w:r w:rsidR="6CB2B6B0" w:rsidRPr="16119E70">
        <w:rPr>
          <w:color w:val="000000" w:themeColor="text1"/>
        </w:rPr>
        <w:instrText>ADDIN CSL_CITATION {"citationItems":[{"id":"ITEM-1","itemData":{"DOI":"10.1016/j.mec.2018.e00075","ISSN":"22140301","abstract":"© 2018 The Authors Microbial carbon dioxide assimilation and conversion to chemical platform molecules has the potential to be developed as economic, sustainable processes. The carbon dioxide assimilation can proceed by a variety of natural pathways and recently even synthetic CO2 fixation routes have been designed. Early assessment of the performance of the different carbon fixation alternatives within biotechnological processes is desirable to evaluate their potential. Here we applied stoichiometric metabolic modeling based on physiological and process data to evaluate different process variants for the conversion of C1 carbon compounds to the industrial relevant platform chemical succinic acid. We computationally analyzed the performance of cyanobacteria, acetogens, methylotrophs, and synthetic CO2 fixation pathways in Saccharomyces cerevisiae in terms of production rates, product yields, and the optimization potential. This analysis provided insight into the economic feasibility and allowed to estimate the future industrial applicability by estimating overall production costs. With reported, or estimated data of engineered or wild type strains, none of the simulated microbial succinate production processes showed a performance allowing competitive production. The main limiting factors were identified as gas and photon transfer and metabolic activities whereas metabolic network structure was not restricting. In simulations with optimized parameters most process alternatives reached economically interesting values, hence, represent promising alternatives to sugar-based fermentations.","author":[{"dropping-particle":"","family":"Liebal","given":"Ulf W.","non-dropping-particle":"","parse-names":false,"suffix":""},{"dropping-particle":"","family":"Blank","given":"Lars M.","non-dropping-particle":"","parse-names":false,"suffix":""},{"dropping-particle":"","family":"Ebert","given":"Birgitta E.","non-dropping-particle":"","parse-names":false,"suffix":""}],"container-title":"Metabolic Engineering Communications","id":"ITEM-1","issued":{"date-parts":[["2018","12"]]},"page":"e00075","title":"CO2 to succinic acid – Estimating the potential of biocatalytic routes","type":"article-journal","volume":"7"},"uris":["http://www.mendeley.com/documents/?uuid=a6bcdca0-8fdd-3ff4-a2d3-d12915e27da2"]}],"mendeley":{"formattedCitation":"[8]","plainTextFormattedCitation":"[8]","previouslyFormattedCitation":"[8]"},"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[8]</w:t>
      </w:r>
      <w:r w:rsidR="6CB2B6B0" w:rsidRPr="16119E70">
        <w:rPr>
          <w:color w:val="000000" w:themeColor="text1"/>
        </w:rPr>
        <w:fldChar w:fldCharType="end"/>
      </w:r>
      <w:r w:rsidRPr="16119E70">
        <w:rPr>
          <w:color w:val="000000" w:themeColor="text1"/>
        </w:rPr>
        <w:t xml:space="preserve">. The performance of metabolic microbial and cross-kingdom interactions can be interrogated, to identify exchange metabolites, community stability and metabolic properties that mark the transitions from mutualism to parasitism </w:t>
      </w:r>
      <w:r w:rsidR="6CB2B6B0" w:rsidRPr="16119E70">
        <w:rPr>
          <w:color w:val="000000" w:themeColor="text1"/>
        </w:rPr>
        <w:fldChar w:fldCharType="begin" w:fldLock="1"/>
      </w:r>
      <w:r w:rsidR="6CB2B6B0" w:rsidRPr="16119E70">
        <w:rPr>
          <w:color w:val="000000" w:themeColor="text1"/>
        </w:rPr>
        <w:instrText>ADDIN CSL_CITATION {"citationItems":[{"id":"ITEM-1","itemData":{"DOI":"10.1371/JOURNAL.PCBI.1005539","ISBN":"1111111111","ISSN":"1553-7358","PMID":"28505184","abstract":"Genome-scale metabolic modeling has become widespread for analyzing microbial metabolism. Extending this established paradigm to more complex microbial communities is emerging as a promising way to unravel the interactions and biochemical repertoire of these omnipresent systems. While several modeling techniques have been developed for microbial communities, little emphasis has been placed on the need to impose a time-averaged constant growth rate across all members for a community to ensure co-existence and stability. In the absence of this constraint, the faster growing organism will ultimately displace all other microbes in the community. This is particularly important for predicting steady-state microbiota composition as it imposes significant restrictions on the allowable community membership, composition and phenotypes. In this study, we introduce the SteadyCom optimization framework for predicting metabolic flux distributions consistent with the steady-state requirement. SteadyCom can be rapidly converged by iteratively solving linear programming (LP) problem and the number of iterations is independent of the number of organisms. A significant advantage of SteadyCom is compatibility with flux variability analysis. SteadyCom is first demonstrated for a community of four E. coli double auxotrophic mutants and is then applied to a gut microbiota model consisting of nine species, with representatives from the phyla Bacteroidetes, Firmicutes, Actinobacteria and Proteobacteria. In contrast to the direct use of FBA, SteadyCom is able to predict the change in species abundance in response to changes in diets with minimal additional imposed constraints on the model. By randomizing the uptake rates of microbes, an abundance profile with a good agreement to experimental gut microbiota is inferred. SteadyCom provides an important step towards the cross-cutting task of predicting the composition of a microbial community in a given environment.","author":[{"dropping-particle":"","family":"Chan","given":"Siu Hung Joshua","non-dropping-particle":"","parse-names":false,"suffix":""},{"dropping-particle":"","family":"Simons","given":"Margaret N.","non-dropping-particle":"","parse-names":false,"suffix":""},{"dropping-particle":"","family":"Maranas","given":"Costas D.","non-dropping-particle":"","parse-names":false,"suffix":""}],"container-title":"PLOS Computational Biology","id":"ITEM-1","issue":"5","issued":{"date-parts":[["2017","5","1"]]},"page":"e1005539","publisher":"Public Library of Science","title":"SteadyCom: Predicting microbial abundances while ensuring community stability","type":"article-journal","volume":"13"},"uris":["http://www.mendeley.com/documents/?uuid=66b0389c-58b9-38bf-a545-c78de5209507"]},{"id":"ITEM-2","itemData":{"DOI":"10.1016/J.CSBJ.2020.03.019","ISSN":"2001-0370","abstract":"Microbial co-cultures have been used in several biotechnological applications. Within these co-cultures, the microorganisms tend to interact with each other and perform complex actions. Investigating metabolic interactions in microbial co-cultures is crucial in designing microbial consortia. Here, we present a pipeline integrating modelling and experimental approaches to understand metabolic interactions between organisms in a community. We define a new index named “Metabolic Support Index (MSI)”, which quantifies the benefits derived by each organism in the presence of the other when grown as a co-culture. We computed MSI for several experimentally demonstrated co-cultures and showed that MSI, as a metric, accurately identifies the organism that derives the maximum benefit. We also computed MSI for a commonly used yeast co-culture consisting of Saccharomyces cerevisiae and Pichia stipitis and observed that the latter derives higher benefit from the interaction. Further, we designed two-stage experiments to study mutual interactions and showed that P. stipitis indeed derives the maximum benefit from the interaction, as shown from our computational predictions. Also, using our previously developed computational tool MetQuest, we identified all the metabolic exchanges happening between these organisms by analysing the pathways spanning the two organisms. By analysing the HPLC profiles and studying the isotope labelling, we show that P. stipitis consumes the ethanol produced by S. cerevisiae when grown on glucose-rich medium under aerobic conditions, as also indicated by our in silico pathway analyses. Our approach represents an important step in understanding metabolic interactions in microbial communities through an integrated computational and experimental workflow.","author":[{"dropping-particle":"","family":"Ravikrishnan","given":"Aarthi","non-dropping-particle":"","parse-names":false,"suffix":""},{"dropping-particle":"","family":"Blank","given":"Lars M.","non-dropping-particle":"","parse-names":false,"suffix":""},{"dropping-particle":"","family":"Srivastava","given":"Smita","non-dropping-particle":"","parse-names":false,"suffix":""},{"dropping-particle":"","family":"Raman","given":"Karthik","non-dropping-particle":"","parse-names":false,"suffix":""}],"container-title":"Computational and Structural Biotechnology Journal","id":"ITEM-2","issued":{"date-parts":[["2020","1","1"]]},"page":"1249-1258","publisher":"Elsevier","title":"Investigating metabolic interactions in a microbial co-culture through integrated modelling and experiments","type":"article-journal","volume":"18"},"uris":["http://www.mendeley.com/documents/?uuid=872ac55e-eb0f-3eab-b5b3-bee1104ed0b2"]},{"id":"ITEM-3","itemData":{"DOI":"10.1101/2022.01.14.476316","abstract":"Microbes thrive in communities, embedded in a complex web of interactions. These interactions, particularly metabolic interactions, play a crucial role in maintaining the community structure and function. As the organisms thrive and evolve, a variety of evolutionary processes alter the interactions among the organisms in the community, although the community function remains intact. In this work, we simulate the evolution of two-member microbial communities in silico to study how evolutionary forces can shape the interactions between organisms. We employ genomescale metabolic models of organisms from the human gut, which exhibit a range of interaction patterns, from mutualism to parasitism. We observe that the evolution of microbial interactions varies depending upon the starting interaction and also on the metabolic capabilities of the organisms in the community. We find that evolutionary constraints play a significant role in shaping the dependencies of organisms in the community. Evolution of microbial communities yields fitness benefits in only a small fraction of the communities, and is also dependent on the interaction type of the wild-type communities. The metabolites cross-fed in the wild-type communities appear in only less than 50% of the evolved communities. A wide range of new metabolites are cross-fed as the communities evolve. Further, the dynamics of microbial interactions are not specific to the interaction of the wild-type community but vary depending on the organisms present in the community. Our approach of evolving microbial communities in silico provides an exciting glimpse of the dynamics of microbial interactions and offers several avenues for future investigations.\n\n### Competing Interest Statement\n\nThe authors have declared no competing interest.","author":[{"dropping-particle":"","family":"Sambamoorthy","given":"Gayathri","non-dropping-particle":"","parse-names":false,"suffix":""},{"dropping-particle":"","family":"Raman","given":"Karthik","non-dropping-particle":"","parse-names":false,"suffix":""}],"container-title":"bioRxiv","id":"ITEM-3","issued":{"date-parts":[["2022","1","14"]]},"page":"2022.01.14.476316","publisher":"Cold Spring Harbor Laboratory","title":"Deciphering the evolution of microbial interactions: in silico studies of two-member microbial communities","type":"article-journal"},"uris":["http://www.mendeley.com/documents/?uuid=1ba9a791-fc23-36cb-961d-bd29e00332f3"]}],"mendeley":{"formattedCitation":"[9–11]","plainTextFormattedCitation":"[9–11]","previouslyFormattedCitation":"[9–11]"},"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[9–11]</w:t>
      </w:r>
      <w:r w:rsidR="6CB2B6B0" w:rsidRPr="16119E70">
        <w:rPr>
          <w:color w:val="000000" w:themeColor="text1"/>
        </w:rPr>
        <w:fldChar w:fldCharType="end"/>
      </w:r>
      <w:r w:rsidRPr="16119E70">
        <w:rPr>
          <w:color w:val="000000" w:themeColor="text1"/>
        </w:rPr>
        <w:t>.</w:t>
      </w:r>
    </w:p>
    <w:p w14:paraId="2C7B8851" w14:textId="606DFBA6" w:rsidR="00C34A11" w:rsidRDefault="00C34A11" w:rsidP="004C7791">
      <w:pPr>
        <w:pStyle w:val="MDPI31text"/>
      </w:pPr>
    </w:p>
    <w:p w14:paraId="04A43138" w14:textId="18FB1CFB" w:rsidR="00C34A11" w:rsidRDefault="408381A9" w:rsidP="004C7791">
      <w:pPr>
        <w:pStyle w:val="MDPI31text"/>
      </w:pPr>
      <w:r>
        <w:t xml:space="preserve">Here, we present the first high-quality genome-scale metabolic model for </w:t>
      </w:r>
      <w:r w:rsidRPr="408381A9">
        <w:rPr>
          <w:i/>
          <w:iCs/>
        </w:rPr>
        <w:t>U. maydis</w:t>
      </w:r>
      <w:r>
        <w:t xml:space="preserve"> called iUma22. </w:t>
      </w:r>
      <w:r w:rsidR="00745D6F">
        <w:t>Growth phenotype assays based on B</w:t>
      </w:r>
      <w:r w:rsidR="001D3879">
        <w:t>IOLOG</w:t>
      </w:r>
      <w:r w:rsidR="00745D6F">
        <w:t xml:space="preserve"> with 190 substrates were conducted </w:t>
      </w:r>
      <w:r w:rsidR="00A153E8">
        <w:t xml:space="preserve">to reveal the metabolic versatility of </w:t>
      </w:r>
      <w:r w:rsidR="00A153E8" w:rsidRPr="00F74B70">
        <w:rPr>
          <w:i/>
        </w:rPr>
        <w:t>U. maydis</w:t>
      </w:r>
      <w:r w:rsidR="00A153E8">
        <w:t xml:space="preserve"> </w:t>
      </w:r>
      <w:r w:rsidR="00136103">
        <w:t>for more realistic</w:t>
      </w:r>
      <w:r w:rsidR="00A153E8">
        <w:t xml:space="preserve"> model predictions</w:t>
      </w:r>
      <w:r w:rsidR="00136103">
        <w:t xml:space="preserve"> in native habitats</w:t>
      </w:r>
      <w:r w:rsidR="00A153E8">
        <w:t xml:space="preserve">. Moreover, growth kinetics across a range of high glucose concentrations was performed </w:t>
      </w:r>
      <w:r w:rsidR="00136103">
        <w:t>that</w:t>
      </w:r>
      <w:r w:rsidR="00A153E8">
        <w:t xml:space="preserve"> allow</w:t>
      </w:r>
      <w:r w:rsidR="00136103">
        <w:t>ed</w:t>
      </w:r>
      <w:r w:rsidR="00A153E8">
        <w:t xml:space="preserve"> for improved metabolic characterization during biotechnological fermentations. </w:t>
      </w:r>
      <w:r w:rsidR="00136103">
        <w:t xml:space="preserve">To judge the metabolic completeness of iUma22 as well as metabolic capacities in comparison to the </w:t>
      </w:r>
      <w:r w:rsidR="00136103" w:rsidRPr="00F74B70">
        <w:rPr>
          <w:i/>
        </w:rPr>
        <w:t>Ustilago</w:t>
      </w:r>
      <w:r w:rsidR="00136103">
        <w:t xml:space="preserve"> genus, a pan-genome of annotated enzymes of different </w:t>
      </w:r>
      <w:r w:rsidR="00136103" w:rsidRPr="00CF29ED">
        <w:rPr>
          <w:i/>
        </w:rPr>
        <w:t>U. maydis</w:t>
      </w:r>
      <w:r w:rsidR="00136103">
        <w:t xml:space="preserve"> strains was constructed. </w:t>
      </w:r>
      <w:r>
        <w:t xml:space="preserve">The </w:t>
      </w:r>
      <w:r w:rsidR="00745D6F">
        <w:t>model is freely available via the Biomodels database (MODEL2203250001) and Github (</w:t>
      </w:r>
      <w:hyperlink r:id="rId10" w:history="1">
        <w:r w:rsidR="00745D6F" w:rsidRPr="00542C69">
          <w:rPr>
            <w:rStyle w:val="Hyperlink"/>
          </w:rPr>
          <w:t>https://github.com/iAMB-RWTH-Aachen/Ustilago_maydis-GEM</w:t>
        </w:r>
      </w:hyperlink>
      <w:r w:rsidR="00745D6F">
        <w:t xml:space="preserve">). The </w:t>
      </w:r>
      <w:r w:rsidR="00814C4B">
        <w:t xml:space="preserve">quality of the </w:t>
      </w:r>
      <w:r>
        <w:t xml:space="preserve">model was assessed using the </w:t>
      </w:r>
      <w:r w:rsidR="00745D6F">
        <w:t xml:space="preserve">Memote </w:t>
      </w:r>
      <w:r>
        <w:t xml:space="preserve">evaluation </w:t>
      </w:r>
      <w:r w:rsidR="00745D6F">
        <w:t>tool, as well as FROG reports for reproducibility</w:t>
      </w:r>
      <w:r w:rsidR="002B3792">
        <w:t xml:space="preserve"> (see Supplement)</w:t>
      </w:r>
      <w:r w:rsidR="00745D6F">
        <w:t>.</w:t>
      </w:r>
      <w:r>
        <w:t xml:space="preserve"> </w:t>
      </w:r>
    </w:p>
    <w:p w14:paraId="04A43139" w14:textId="77777777" w:rsidR="00C34A11" w:rsidRPr="00FA04F1" w:rsidRDefault="2D0D565A" w:rsidP="00C34A11">
      <w:pPr>
        <w:pStyle w:val="MDPI21heading1"/>
      </w:pPr>
      <w:r w:rsidRPr="2D0D565A">
        <w:rPr>
          <w:lang w:eastAsia="zh-CN"/>
        </w:rPr>
        <w:t xml:space="preserve">2. </w:t>
      </w:r>
      <w:r>
        <w:t>Materials and Methods</w:t>
      </w:r>
    </w:p>
    <w:p w14:paraId="1CC17F41" w14:textId="699F4DB6" w:rsidR="2D0D565A" w:rsidRDefault="00081EE0" w:rsidP="00081EE0">
      <w:pPr>
        <w:pStyle w:val="MDPI22heading2"/>
      </w:pPr>
      <w:r>
        <w:t xml:space="preserve">2.1. </w:t>
      </w:r>
      <w:r w:rsidR="2D0D565A">
        <w:t>Draft GSMM from Pathway Tools</w:t>
      </w:r>
    </w:p>
    <w:p w14:paraId="72E450CE" w14:textId="3B8C9D95" w:rsidR="00081EE0" w:rsidRDefault="00081EE0" w:rsidP="00081EE0">
      <w:pPr>
        <w:pStyle w:val="MDPI31text"/>
      </w:pPr>
      <w:r>
        <w:t xml:space="preserve">The genomic DNA sequence of </w:t>
      </w:r>
      <w:r w:rsidRPr="00081EE0">
        <w:rPr>
          <w:i/>
        </w:rPr>
        <w:t>Ustilago maydis</w:t>
      </w:r>
      <w:r>
        <w:t xml:space="preserve"> (Strain 521 FGSC 9021) </w:t>
      </w:r>
      <w:r w:rsidR="00284EA7">
        <w:fldChar w:fldCharType="begin" w:fldLock="1"/>
      </w:r>
      <w:r w:rsidR="00275D24">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00284EA7">
        <w:fldChar w:fldCharType="separate"/>
      </w:r>
      <w:r w:rsidR="00874663" w:rsidRPr="00874663">
        <w:rPr>
          <w:noProof/>
        </w:rPr>
        <w:t>[6]</w:t>
      </w:r>
      <w:r w:rsidR="00284EA7">
        <w:fldChar w:fldCharType="end"/>
      </w:r>
      <w:r>
        <w:t xml:space="preserve"> was obtained from NCBI's RefSeq project </w:t>
      </w:r>
      <w:r w:rsidR="00284EA7">
        <w:fldChar w:fldCharType="begin" w:fldLock="1"/>
      </w:r>
      <w:r w:rsidR="00275D24">
        <w:instrText>ADDIN CSL_CITATION {"citationItems":[{"id":"ITEM-1","itemData":{"DOI":"10.1093/NAR/GKT1274","ISSN":"1362-4962","PMID":"24316578","abstract":"The source of the microbial genomic sequences in the RefSeq collection is the set of primary sequence records submitted to the International Nucleotide Sequence Database public archives. These can be accessed through the Entrez search and retrieval system at http://www.ncbi.nlm.nih.gov/genome. Next-generation sequencing has enabled researchers to perform genomic sequencing at rates that were unimaginable in the past. Microbial genomes can now be sequenced in a matter of hours, which has led to a significant increase in the number of assembled genomes deposited in the public archives. This huge increase in DNA sequence data presents new challenges for the annotation, analysis and visualization bioinformatics tools. New strategies have been developed for the annotation and representation of reference genomes and sequence variations derived from population studies and clinical outbreaks. © 2013 The Author(s). Published by Oxford University Press.","author":[{"dropping-particle":"","family":"Tatusova","given":"Tatiana","non-dropping-particle":"","parse-names":false,"suffix":""},{"dropping-particle":"","family":"Ciufo","given":"Stacy","non-dropping-particle":"","parse-names":false,"suffix":""},{"dropping-particle":"","family":"Fedorov","given":"Boris","non-dropping-particle":"","parse-names":false,"suffix":""},{"dropping-particle":"","family":"O'Neill","given":"Kathleen","non-dropping-particle":"","parse-names":false,"suffix":""},{"dropping-particle":"","family":"Tolstoy","given":"Igor","non-dropping-particle":"","parse-names":false,"suffix":""}],"container-title":"Nucleic acids research","id":"ITEM-1","issue":"Database issue","issued":{"date-parts":[["2014","1","1"]]},"publisher":"Nucleic Acids Res","title":"RefSeq microbial genomes database: new representation and annotation strategy","type":"article-journal","volume":"42"},"uris":["http://www.mendeley.com/documents/?uuid=400e5d46-e7b5-355d-b9ac-ded6e6c31125"]}],"mendeley":{"formattedCitation":"[12]","plainTextFormattedCitation":"[12]","previouslyFormattedCitation":"[12]"},"properties":{"noteIndex":0},"schema":"https://github.com/citation-style-language/schema/raw/master/csl-citation.json"}</w:instrText>
      </w:r>
      <w:r w:rsidR="00284EA7">
        <w:fldChar w:fldCharType="separate"/>
      </w:r>
      <w:r w:rsidR="00874663" w:rsidRPr="00874663">
        <w:rPr>
          <w:noProof/>
        </w:rPr>
        <w:t>[12]</w:t>
      </w:r>
      <w:r w:rsidR="00284EA7">
        <w:fldChar w:fldCharType="end"/>
      </w:r>
      <w:r>
        <w:t xml:space="preserve">. A corresponding annotation file was then exported from the MIPS Ustilago Maydis Database via the PEDANT Interface </w:t>
      </w:r>
      <w:r w:rsidR="00613431">
        <w:fldChar w:fldCharType="begin" w:fldLock="1"/>
      </w:r>
      <w:r w:rsidR="00275D24">
        <w:instrText>ADDIN CSL_CITATION {"citationItems":[{"id":"ITEM-1","itemData":{"DOI":"10.1093/BIOINFORMATICS/17.1.44","ISSN":"1367-4803","PMID":"11222261","abstract":"Motivation: Enormous demand for fast and accurate analysis of biological sequences is fuelled by the pace of genome analysis efforts. There is also an acute need in reliable up-to-date genomic databases integrating both functional and structural information. Here we describe the current status of the PEDANT software system for highthroughput analysis of large biological sequence sets and the genome analysis server associated with it. Results: The principal features of PEDANT are: (i) completely automatic processing of data using a wide range of bioinformatics methods, (ii) manual refinement of annotation, (iii) automatic and manual assignment of gene products to a number of functional and structural categories, (iv) extensive hyperlinked protein reports, and (v) advanced DNA and protein viewers. The system is easily extensible and allows to include custom methods, databases, and categories with minimal or no programming effort. PEDANT is actively used as a collaborative environment to support several on-going genome sequencing projects. The main purpose of the PEDANT genome database is to quickly disseminate well-organized information on completely sequenced and unfinished genomes. It currently includes 80 genomic sequences and in many cases serves as the only source of exhaustive information on a given genome. The database also acts as a vehicle for a number of research projects in bioinformatics. Using SQL queries, it is possible to correlate a large variety of pre-computed properties of gene products encoded in complete genomes with each other and compare them with data sets of special scientific interest. In particular, the availability of structural predictions for over 300 000 genomic proteins makes PEDANT the most extensive structural genomics resource available on the web.","author":[{"dropping-particle":"","family":"Frishman","given":"Dmitrij","non-dropping-particle":"","parse-names":false,"suffix":""},{"dropping-particle":"","family":"Albermann","given":"Kaj","non-dropping-particle":"","parse-names":false,"suffix":""},{"dropping-particle":"","family":"Hani","given":"Jean","non-dropping-particle":"","parse-names":false,"suffix":""},{"dropping-particle":"","family":"Heumann","given":"Klaus","non-dropping-particle":"","parse-names":false,"suffix":""},{"dropping-particle":"","family":"Metanomski","given":"Agnes","non-dropping-particle":"","parse-names":false,"suffix":""},{"dropping-particle":"","family":"Zollner","given":"Alfred","non-dropping-particle":"","parse-names":false,"suffix":""},{"dropping-particle":"","family":"Mewes","given":"Hans Werner","non-dropping-particle":"","parse-names":false,"suffix":""}],"container-title":"Bioinformatics","id":"ITEM-1","issue":"1","issued":{"date-parts":[["2001","1","1"]]},"page":"44-57","publisher":"Oxford Academic","title":"Functional and structural genomics using PEDANT","type":"article-journal","volume":"17"},"uris":["http://www.mendeley.com/documents/?uuid=caf3b894-26e0-3f80-aa2b-8136d6ec4a21"]}],"mendeley":{"formattedCitation":"[13]","plainTextFormattedCitation":"[13]","previouslyFormattedCitation":"[13]"},"properties":{"noteIndex":0},"schema":"https://github.com/citation-style-language/schema/raw/master/csl-citation.json"}</w:instrText>
      </w:r>
      <w:r w:rsidR="00613431">
        <w:fldChar w:fldCharType="separate"/>
      </w:r>
      <w:r w:rsidR="00874663" w:rsidRPr="00874663">
        <w:rPr>
          <w:noProof/>
        </w:rPr>
        <w:t>[13]</w:t>
      </w:r>
      <w:r w:rsidR="00613431">
        <w:fldChar w:fldCharType="end"/>
      </w:r>
      <w:r>
        <w:t xml:space="preserve">. Using the PathoLogic Tool </w:t>
      </w:r>
      <w:r w:rsidR="00DF6351">
        <w:fldChar w:fldCharType="begin" w:fldLock="1"/>
      </w:r>
      <w:r w:rsidR="00275D24">
        <w:instrText>ADDIN CSL_CITATION {"citationItems":[{"id":"ITEM-1","itemData":{"DOI":"10.4056/SIGS.1794338","ISSN":"19443277","PMID":"22675592","abstract":"The PathoLogic component of the Pathway Tools software performs prediction of metabolic pathways in sequenced and annotated genomes. This article provides a detailed presentation of the PathoLogic algorithm. The algorithm consists of two phases. The reactome inference phase infers the reactions catalyzed by the organism from the set of enzymes present in the annotated genome. The pathway inference phase infers the metabolic pathways present in the organism from the reactions catalyzed by the organism. Both phases draw on the Me-taCyc database of metabolic reactions and pathways. MetaCyc contains two data fields to support pathway inference: the expected taxonomic range of each pathway, and a list of key reactions for pathways. These fields have significantly increased the predictive accuracy of PathoLogic.","author":[{"dropping-particle":"","family":"Karp","given":"Peter D.","non-dropping-particle":"","parse-names":false,"suffix":""},{"dropping-particle":"","family":"Latendresse","given":"Mario","non-dropping-particle":"","parse-names":false,"suffix":""},{"dropping-particle":"","family":"Caspi","given":"Ron","non-dropping-particle":"","parse-names":false,"suffix":""}],"container-title":"Standards in Genomic Sciences","id":"ITEM-1","issue":"3","issued":{"date-parts":[["2011"]]},"page":"424","publisher":"BioMed Central","title":"The Pathway Tools Pathway Prediction Algorithm","type":"article-journal","volume":"5"},"uris":["http://www.mendeley.com/documents/?uuid=422bf240-bfa2-3237-8e35-95fe7d41418e"]}],"mendeley":{"formattedCitation":"[14]","plainTextFormattedCitation":"[14]","previouslyFormattedCitation":"[14]"},"properties":{"noteIndex":0},"schema":"https://github.com/citation-style-language/schema/raw/master/csl-citation.json"}</w:instrText>
      </w:r>
      <w:r w:rsidR="00DF6351">
        <w:fldChar w:fldCharType="separate"/>
      </w:r>
      <w:r w:rsidR="00874663" w:rsidRPr="00874663">
        <w:rPr>
          <w:noProof/>
        </w:rPr>
        <w:t>[14]</w:t>
      </w:r>
      <w:r w:rsidR="00DF6351">
        <w:fldChar w:fldCharType="end"/>
      </w:r>
      <w:r>
        <w:t xml:space="preserve">, the sequence and annotation files were parsed and in combinationwith MetaCyc reactions database a new Pathway/Genome Database (PGDB) was created. </w:t>
      </w:r>
      <w:r w:rsidR="00685360">
        <w:t xml:space="preserve">During pathway </w:t>
      </w:r>
      <w:r w:rsidR="00086B81">
        <w:t>cleaning</w:t>
      </w:r>
      <w:r w:rsidR="00685360">
        <w:t xml:space="preserve"> reaction</w:t>
      </w:r>
      <w:r w:rsidR="00086B81">
        <w:t>s</w:t>
      </w:r>
      <w:r w:rsidR="00685360">
        <w:t xml:space="preserve"> </w:t>
      </w:r>
      <w:r>
        <w:t>from other taxa are pruned, unless there are enzymes matching to all of the reactions.</w:t>
      </w:r>
      <w:r w:rsidR="00FA5401">
        <w:t xml:space="preserve"> Additional metabolic activity was identified using the ‘Pathway Hole Filler’ function and sequence information of isoenzymes was used to query the proteome of </w:t>
      </w:r>
      <w:r w:rsidR="00FA5401" w:rsidRPr="00FA5401">
        <w:rPr>
          <w:i/>
        </w:rPr>
        <w:t>U. maydis</w:t>
      </w:r>
      <w:r w:rsidR="00FA5401">
        <w:t xml:space="preserve"> via pBlast. </w:t>
      </w:r>
      <w:r w:rsidR="00D26187">
        <w:t xml:space="preserve">Protein sequences </w:t>
      </w:r>
      <w:r w:rsidR="00FA5401">
        <w:t>were</w:t>
      </w:r>
      <w:r>
        <w:t xml:space="preserve"> queried on PEDANT, MUMDB, MetaCyc or KEGG </w:t>
      </w:r>
      <w:r w:rsidR="00DF6351">
        <w:fldChar w:fldCharType="begin" w:fldLock="1"/>
      </w:r>
      <w:r w:rsidR="00275D24">
        <w:instrText>ADDIN CSL_CITATION {"citationItems":[{"id":"ITEM-1","itemData":{"DOI":"10.1093/nar/gkt1103","abstract":"The MetaCyc database (MetaCyc.org) is a comprehensive and freely accessible database describing metabolic pathways and enzymes from all domains of life. MetaCyc pathways are experimentally determined, mostly small-molecule metabolic pathways and are curated from the primary scientific literature. MetaCyc contains &gt;2100 pathways derived from &gt;37 000 publications, and is the largest curated collection of metabolic pathways currently available. BioCyc (BioCyc.org) is a collection of &gt;3000 organism-specific Pathway/Genome Databases (PGDBs), each containing the full genome and predicted metabolic network of one organism, including metabolites, enzymes, reactions, metabolic pathways, predicted operons, transport systems and pathway-hole fillers. Additions to BioCyc over the past 2 years include YeastCyc, a PGDB for Saccharomyces cerevisiae, and 891 new genomes from the Human Microbiome Project. The BioCyc Web site offers a variety of tools for querying and analysis of PGDBs, including Omics Viewers and tools for comparative analysis. New developments include atom mappings in reactions, a new representation of glycan degradation pathways, improved compound structure display, better coverage of enzyme kinetic data, enhancements of the Web Groups functionality, improvements to the Omics viewers, a new representation of the Enzyme Commission system and, for the desktop version of the software, the ability to save display states.","author":[{"dropping-particle":"","family":"Caspi","given":"Ron","non-dropping-particle":"","parse-names":false,"suffix":""},{"dropping-particle":"","family":"Altman","given":"Tomer","non-dropping-particle":"","parse-names":false,"suffix":""},{"dropping-particle":"","family":"Billington","given":"Richard","non-dropping-particle":"","parse-names":false,"suffix":""},{"dropping-particle":"","family":"Dreher","given":"Kate","non-dropping-particle":"","parse-names":false,"suffix":""},{"dropping-particle":"","family":"Foerster","given":"Hartmut","non-dropping-particle":"","parse-names":false,"suffix":""},{"dropping-particle":"","family":"Fulcher","given":"Carol A","non-dropping-particle":"","parse-names":false,"suffix":""},{"dropping-particle":"","family":"Holland","given":"Timothy A","non-dropping-particle":"","parse-names":false,"suffix":""},{"dropping-particle":"","family":"Keseler","given":"Ingrid M","non-dropping-particle":"","parse-names":false,"suffix":""},{"dropping-particle":"","family":"Kothari","given":"Anamika","non-dropping-particle":"","parse-names":false,"suffix":""},{"dropping-particle":"","family":"Kubo","given":"Aya","non-dropping-particle":"","parse-names":false,"suffix":""},{"dropping-particle":"","family":"others","given":"","non-dropping-particle":"","parse-names":false,"suffix":""}],"container-title":"Nucleic acids research","id":"ITEM-1","issue":"D1","issued":{"date-parts":[["2014"]]},"page":"D459–D471","publisher":"Oxford Univ Press","title":"The MetaCyc database of metabolic pathways and enzymes and the BioCyc collection of Pathway/Genome Databases","type":"article-journal","volume":"42"},"uris":["http://www.mendeley.com/documents/?uuid=257aa645-8442-3bec-a940-4731b2449cc8"]},{"id":"ITEM-2","itemData":{"DOI":"10.1093/NAR/GKH063","ISSN":"0305-1048","PMID":"14681412","abstract":"A grand challenge in the post-genomic era is a complete computer representation of the cell and the organism, which will enable computational prediction of higher-level complexity of cellular processes and organism behavior from genomic information. Toward this end we have been developing a knowledge-based approach for network prediction, which is to predict, given a complete set of genes in the genome, the protein interaction networks that are responsible for various cellular processes. KEGG at http://www.genome.ad.jp/kegg/ is the reference knowledge base that integrates current knowledge on molecular interaction networks such as pathways and complexes (PATHWAY database), information about genes and proteins generated by genome projects (GENES/SSDB/KO databases) and information about biochemical compounds and reactions (COMPOUND/GLYCAN/REACTION databases). These three types of database actually represent three graph objects, called the protein network, the gene universe and the chemical universe. New efforts are being made to abstract knowledge, both computationally and manually, about ortholog clusters in the KO (KEGG Orthology) database, and to collect and analyze carbohydrate structures in the GLYCAN database.","author":[{"dropping-particle":"","family":"Kanehisa","given":"Minoru","non-dropping-particle":"","parse-names":false,"suffix":""},{"dropping-particle":"","family":"Goto","given":"Susumu","non-dropping-particle":"","parse-names":false,"suffix":""},{"dropping-particle":"","family":"Kawashima","given":"Shuichi","non-dropping-particle":"","parse-names":false,"suffix":""},{"dropping-particle":"","family":"Okuno","given":"Yasushi","non-dropping-particle":"","parse-names":false,"suffix":""},{"dropping-particle":"","family":"Hattori","given":"Masahiro","non-dropping-particle":"","parse-names":false,"suffix":""}],"container-title":"Nucleic Acids Research","id":"ITEM-2","issue":"suppl_1","issued":{"date-parts":[["2004","1","1"]]},"page":"D277-D280","publisher":"Oxford Academic","title":"The KEGG resource for deciphering the genome","type":"article-journal","volume":"32"},"uris":["http://www.mendeley.com/documents/?uuid=92f89032-b34d-3e9e-bf2a-63dd2644de6e"]}],"mendeley":{"formattedCitation":"[15,16]","plainTextFormattedCitation":"[15,16]","previouslyFormattedCitation":"[15,16]"},"properties":{"noteIndex":0},"schema":"https://github.com/citation-style-language/schema/raw/master/csl-citation.json"}</w:instrText>
      </w:r>
      <w:r w:rsidR="00DF6351">
        <w:fldChar w:fldCharType="separate"/>
      </w:r>
      <w:r w:rsidR="00874663" w:rsidRPr="00874663">
        <w:rPr>
          <w:noProof/>
        </w:rPr>
        <w:t>[15,16]</w:t>
      </w:r>
      <w:r w:rsidR="00DF6351">
        <w:fldChar w:fldCharType="end"/>
      </w:r>
      <w:r w:rsidR="00DF6351">
        <w:t xml:space="preserve"> </w:t>
      </w:r>
      <w:r w:rsidR="00FA5401">
        <w:t>and manually curated while</w:t>
      </w:r>
      <w:r>
        <w:t xml:space="preserve"> </w:t>
      </w:r>
      <w:r w:rsidR="00FA5401">
        <w:t>i</w:t>
      </w:r>
      <w:r>
        <w:t>nconclusive polypeptides as well as those that are involved in signaling and other non-metabolic pathways were discarded.</w:t>
      </w:r>
      <w:r w:rsidR="00DC681D">
        <w:t xml:space="preserve"> While PEDANT and MUMDB are discontinued, information on sequence and annotation for </w:t>
      </w:r>
      <w:r w:rsidR="00DC681D" w:rsidRPr="00F74B70">
        <w:rPr>
          <w:i/>
        </w:rPr>
        <w:t>U. maydis</w:t>
      </w:r>
      <w:r w:rsidR="00DC681D">
        <w:t xml:space="preserve"> can be accessed via EnsemblFungi (</w:t>
      </w:r>
      <w:hyperlink r:id="rId11" w:history="1">
        <w:r w:rsidR="00D624BC" w:rsidRPr="00542C69">
          <w:rPr>
            <w:rStyle w:val="Hyperlink"/>
          </w:rPr>
          <w:t>https://fungi.ensembl.org/Ustilago_maydis/Info/Index</w:t>
        </w:r>
      </w:hyperlink>
      <w:r w:rsidR="00DC681D">
        <w:t>)</w:t>
      </w:r>
      <w:r w:rsidR="00D624BC">
        <w:t xml:space="preserve"> </w:t>
      </w:r>
      <w:r w:rsidR="00D624BC">
        <w:fldChar w:fldCharType="begin" w:fldLock="1"/>
      </w:r>
      <w:r w:rsidR="006F7DD3">
        <w:instrText>ADDIN CSL_CITATION {"citationItems":[{"id":"ITEM-1","itemData":{"DOI":"10.1093/NAR/GKAB1007","ISSN":"0305-1048","PMID":"34791415","abstract":"Ensembl Genomes (https://www.ensemblgenomes.org) provides access to non-vertebrate genomes and analysis complementing vertebrate resources developed by the Ensembl project (https://www.ensembl.org). The two resources collectively present genome annotation through a consistent set of interfaces spanning the tree of life presenting genome sequence, annotation, variation, transcriptomic data and comparative analysis. Here, we present our largest increase in plant, metazoan and fungal genomes since the project's inception creating one of the world's most comprehensive genomic resources and describe our efforts to reduce genome redundancy in our Bacteria portal. We detail our new efforts in gene annotation, our emerging support for pangenome analysis, our efforts to accelerate data dissemination through the Ensembl Rapid Release resource and our new AlphaFold visualization. Finally, we present details of our future plans including updates on our integration with Ensembl, and how we plan to improve our support for the microbial research community. Software and data are made available without restriction via our website, online tools platform and programmatic interfaces (available under an Apache 2.0 license). Data updates are synchronised with Ensembl's release cycle.","author":[{"dropping-particle":"","family":"Yates","given":"Andrew D.","non-dropping-particle":"","parse-names":false,"suffix":""},{"dropping-particle":"","family":"Allen","given":"James","non-dropping-particle":"","parse-names":false,"suffix":""},{"dropping-particle":"","family":"Amode","given":"Ridwan M.","non-dropping-particle":"","parse-names":false,"suffix":""},{"dropping-particle":"","family":"Azov","given":"Andrey G.","non-dropping-particle":"","parse-names":false,"suffix":""},{"dropping-particle":"","family":"Barba","given":"Matthieu","non-dropping-particle":"","parse-names":false,"suffix":""},{"dropping-particle":"","family":"Becerra","given":"Andres","non-dropping-particle":"","parse-names":false,"suffix":""},{"dropping-particle":"","family":"Bhai","given":"Jyothish","non-dropping-particle":"","parse-names":false,"suffix":""},{"dropping-particle":"","family":"Campbell","given":"Lahcen I.","non-dropping-particle":"","parse-names":false,"suffix":""},{"dropping-particle":"","family":"Carbajo Martinez","given":"Manuel","non-dropping-particle":"","parse-names":false,"suffix":""},{"dropping-particle":"","family":"Chakiachvili","given":"Marc","non-dropping-particle":"","parse-names":false,"suffix":""},{"dropping-particle":"","family":"Chougule","given":"Kapeel","non-dropping-particle":"","parse-names":false,"suffix":""},{"dropping-particle":"","family":"Christensen","given":"Mikkel","non-dropping-particle":"","parse-names":false,"suffix":""},{"dropping-particle":"","family":"Contreras-Moreira","given":"Bruno","non-dropping-particle":"","parse-names":false,"suffix":""},{"dropping-particle":"","family":"Cuzick","given":"Alayne","non-dropping-particle":"","parse-names":false,"suffix":""},{"dropping-particle":"","family":"Rin Fioretto","given":"Luca","non-dropping-particle":"Da","parse-names":false,"suffix":""},{"dropping-particle":"","family":"Davis","given":"Paul","non-dropping-particle":"","parse-names":false,"suffix":""},{"dropping-particle":"","family":"Silva","given":"Nishadi H.","non-dropping-particle":"De","parse-names":false,"suffix":""},{"dropping-particle":"","family":"Diamantakis","given":"Stavros","non-dropping-particle":"","parse-names":false,"suffix":""},{"dropping-particle":"","family":"Dyer","given":"Sarah","non-dropping-particle":"","parse-names":false,"suffix":""},{"dropping-particle":"","family":"Elser","given":"Justin","non-dropping-particle":"","parse-names":false,"suffix":""},{"dropping-particle":"V.","family":"Filippi","given":"Carla","non-dropping-particle":"","parse-names":false,"suffix":""},{"dropping-particle":"","family":"Gall","given":"Astrid","non-dropping-particle":"","parse-names":false,"suffix":""},{"dropping-particle":"","family":"Grigoriadis","given":"Dionysios","non-dropping-particle":"","parse-names":false,"suffix":""},{"dropping-particle":"","family":"Guijarro-Clarke","given":"Cristina","non-dropping-particle":"","parse-names":false,"suffix":""},{"dropping-particle":"","family":"Gupta","given":"Parul","non-dropping-particle":"","parse-names":false,"suffix":""},{"dropping-particle":"","family":"Hammond-Kosack","given":"Kim E.","non-dropping-particle":"","parse-names":false,"suffix":""},{"dropping-particle":"","family":"Howe","given":"Kevin L.","non-dropping-particle":"","parse-names":false,"suffix":""},{"dropping-particle":"","family":"Jaiswal","given":"Pankaj","non-dropping-particle":"","parse-names":false,"suffix":""},{"dropping-particle":"","family":"Kaikala","given":"Vinay","non-dropping-particle":"","parse-names":false,"suffix":""},{"dropping-particle":"","family":"Kumar","given":"Vivek","non-dropping-particle":"","parse-names":false,"suffix":""},{"dropping-particle":"","family":"Kumari","given":"Sunita","non-dropping-particle":"","parse-names":false,"suffix":""},{"dropping-particle":"","family":"Langridge","given":"Nick","non-dropping-particle":"","parse-names":false,"suffix":""},{"dropping-particle":"","family":"Le","given":"Tuan","non-dropping-particle":"","parse-names":false,"suffix":""},{"dropping-particle":"","family":"Luypaert","given":"Manuel","non-dropping-particle":"","parse-names":false,"suffix":""},{"dropping-particle":"","family":"Maslen","given":"Gareth L.","non-dropping-particle":"","parse-names":false,"suffix":""},{"dropping-particle":"","family":"Maurel","given":"Thomas","non-dropping-particle":"","parse-names":false,"suffix":""},{"dropping-particle":"","family":"Moore","given":"Benjamin","non-dropping-particle":"","parse-names":false,"suffix":""},{"dropping-particle":"","family":"Muffato","given":"Matthieu","non-dropping-particle":"","parse-names":false,"suffix":""},{"dropping-particle":"","family":"Mushtaq","given":"Aleena","non-dropping-particle":"","parse-names":false,"suffix":""},{"dropping-particle":"","family":"Naamati","given":"Guy","non-dropping-particle":"","parse-names":false,"suffix":""},{"dropping-particle":"","family":"Naithani","given":"Sushma","non-dropping-particle":"","parse-names":false,"suffix":""},{"dropping-particle":"","family":"Olson","given":"Andrew","non-dropping-particle":"","parse-names":false,"suffix":""},{"dropping-particle":"","family":"Parker","given":"Anne","non-dropping-particle":"","parse-names":false,"suffix":""},{"dropping-particle":"","family":"Paulini","given":"Michael","non-dropping-particle":"","parse-names":false,"suffix":""},{"dropping-particle":"","family":"Pedro","given":"Helder","non-dropping-particle":"","parse-names":false,"suffix":""},{"dropping-particle":"","family":"Perry","given":"Emily","non-dropping-particle":"","parse-names":false,"suffix":""},{"dropping-particle":"","family":"Preece","given":"Justin","non-dropping-particle":"","parse-names":false,"suffix":""},{"dropping-particle":"","family":"Quinton-Tulloch","given":"Mark","non-dropping-particle":"","parse-names":false,"suffix":""},{"dropping-particle":"","family":"Rodgers","given":"Faye","non-dropping-particle":"","parse-names":false,"suffix":""},{"dropping-particle":"","family":"Rosello","given":"Marc","non-dropping-particle":"","parse-names":false,"suffix":""},{"dropping-particle":"","family":"Ruffier","given":"Magali","non-dropping-particle":"","parse-names":false,"suffix":""},{"dropping-particle":"","family":"Seager","given":"James","non-dropping-particle":"","parse-names":false,"suffix":""},{"dropping-particle":"","family":"Sitnik","given":"Vasily","non-dropping-particle":"","parse-names":false,"suffix":""},{"dropping-particle":"","family":"Szpak","given":"Michal","non-dropping-particle":"","parse-names":false,"suffix":""},{"dropping-particle":"","family":"Tate","given":"John","non-dropping-particle":"","parse-names":false,"suffix":""},{"dropping-particle":"","family":"Tello-Ruiz","given":"Marcela K.","non-dropping-particle":"","parse-names":false,"suffix":""},{"dropping-particle":"","family":"Trevanion","given":"Stephen J.","non-dropping-particle":"","parse-names":false,"suffix":""},{"dropping-particle":"","family":"Urban","given":"Martin","non-dropping-particle":"","parse-names":false,"suffix":""},{"dropping-particle":"","family":"Ware","given":"Doreen","non-dropping-particle":"","parse-names":false,"suffix":""},{"dropping-particle":"","family":"Wei","given":"Sharon","non-dropping-particle":"","parse-names":false,"suffix":""},{"dropping-particle":"","family":"Williams","given":"Gary","non-dropping-particle":"","parse-names":false,"suffix":""},{"dropping-particle":"","family":"Winterbottom","given":"Andrea","non-dropping-particle":"","parse-names":false,"suffix":""},{"dropping-particle":"","family":"Zarowiecki","given":"Magdalena","non-dropping-particle":"","parse-names":false,"suffix":""},{"dropping-particle":"","family":"Finn","given":"Robert D.","non-dropping-particle":"","parse-names":false,"suffix":""},{"dropping-particle":"","family":"Flicek","given":"Paul","non-dropping-particle":"","parse-names":false,"suffix":""}],"container-title":"Nucleic Acids Research","id":"ITEM-1","issue":"D1","issued":{"date-parts":[["2022","1","7"]]},"page":"D996-D1003","publisher":"Oxford Academic","title":"Ensembl Genomes 2022: an expanding genome resource for non-vertebrates","type":"article-journal","volume":"50"},"uris":["http://www.mendeley.com/documents/?uuid=2789f939-6e0a-33d1-a3aa-36e91f686634"]}],"mendeley":{"formattedCitation":"[17]","plainTextFormattedCitation":"[17]","previouslyFormattedCitation":"[17]"},"properties":{"noteIndex":0},"schema":"https://github.com/citation-style-language/schema/raw/master/csl-citation.json"}</w:instrText>
      </w:r>
      <w:r w:rsidR="00D624BC">
        <w:fldChar w:fldCharType="separate"/>
      </w:r>
      <w:r w:rsidR="00D624BC" w:rsidRPr="00D624BC">
        <w:rPr>
          <w:noProof/>
        </w:rPr>
        <w:t>[17]</w:t>
      </w:r>
      <w:r w:rsidR="00D624BC">
        <w:fldChar w:fldCharType="end"/>
      </w:r>
      <w:r w:rsidR="00DC681D">
        <w:t>, MycoCosm (</w:t>
      </w:r>
      <w:hyperlink r:id="rId12" w:history="1">
        <w:r w:rsidR="00DC681D" w:rsidRPr="00542C69">
          <w:rPr>
            <w:rStyle w:val="Hyperlink"/>
          </w:rPr>
          <w:t>https://mycocosm.jgi.doe.gov/Ustma2_2/Ustma2_2.home.html</w:t>
        </w:r>
      </w:hyperlink>
      <w:r w:rsidR="00DC681D">
        <w:t>), NCBI (</w:t>
      </w:r>
      <w:hyperlink r:id="rId13" w:history="1">
        <w:r w:rsidR="00DC681D">
          <w:rPr>
            <w:rStyle w:val="Hyperlink"/>
          </w:rPr>
          <w:t>genome</w:t>
        </w:r>
      </w:hyperlink>
      <w:r w:rsidR="00DC681D">
        <w:t xml:space="preserve"> assembly ID: 225285) and Uniprot (Proteome ID: </w:t>
      </w:r>
      <w:r w:rsidR="00DC681D" w:rsidRPr="00DC681D">
        <w:t>UP000000561</w:t>
      </w:r>
      <w:r w:rsidR="00DC681D">
        <w:t>)</w:t>
      </w:r>
      <w:r w:rsidR="002B3792">
        <w:t>.</w:t>
      </w:r>
    </w:p>
    <w:p w14:paraId="0F7AA377" w14:textId="77777777" w:rsidR="00081EE0" w:rsidRDefault="00081EE0" w:rsidP="00081EE0">
      <w:pPr>
        <w:pStyle w:val="MDPI31text"/>
      </w:pPr>
    </w:p>
    <w:p w14:paraId="3CDA42D3" w14:textId="1DC35B85" w:rsidR="00081EE0" w:rsidRDefault="005536DA" w:rsidP="005536DA">
      <w:pPr>
        <w:pStyle w:val="MDPI22heading2"/>
      </w:pPr>
      <w:r>
        <w:t xml:space="preserve">2.2 </w:t>
      </w:r>
      <w:r w:rsidR="2D0D565A" w:rsidRPr="2D0D565A">
        <w:t>Strains sequenced, pan-genome, KEGG pathway enrichment</w:t>
      </w:r>
      <w:r w:rsidR="00081EE0">
        <w:t xml:space="preserve"> </w:t>
      </w:r>
    </w:p>
    <w:p w14:paraId="1DA1DC30" w14:textId="248D3ABA" w:rsidR="00A82015" w:rsidRDefault="6AF278A6" w:rsidP="005536DA">
      <w:pPr>
        <w:pStyle w:val="MDPI31text"/>
      </w:pPr>
      <w:r>
        <w:t xml:space="preserve">To identify metabolic differences within the </w:t>
      </w:r>
      <w:r w:rsidRPr="6AF278A6">
        <w:rPr>
          <w:i/>
          <w:iCs/>
        </w:rPr>
        <w:t>U. maydis</w:t>
      </w:r>
      <w:r>
        <w:t xml:space="preserve"> strain family, a pan-genome consisting of five </w:t>
      </w:r>
      <w:r w:rsidRPr="6AF278A6">
        <w:rPr>
          <w:i/>
          <w:iCs/>
        </w:rPr>
        <w:t>Ustilago maydis</w:t>
      </w:r>
      <w:r>
        <w:t xml:space="preserve"> strains was assembled, including strains 198, 482, 485, 512 </w:t>
      </w:r>
      <w:r w:rsidR="408381A9">
        <w:fldChar w:fldCharType="begin" w:fldLock="1"/>
      </w:r>
      <w:r w:rsidR="006F7DD3">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[18]"},"properties":{"noteIndex":0},"schema":"https://github.com/citation-style-language/schema/raw/master/csl-citation.json"}</w:instrText>
      </w:r>
      <w:r w:rsidR="408381A9">
        <w:fldChar w:fldCharType="separate"/>
      </w:r>
      <w:r w:rsidR="00D624BC" w:rsidRPr="00D624BC">
        <w:rPr>
          <w:noProof/>
        </w:rPr>
        <w:t>[18]</w:t>
      </w:r>
      <w:r w:rsidR="408381A9">
        <w:fldChar w:fldCharType="end"/>
      </w:r>
      <w:r>
        <w:t xml:space="preserve">. The Nanopore Rapid DNA Sequencing kit (SQK-RAD04, Oxford Nanopore Technologies, Oxford, UK) was used for preparation and sequencing was performed on an Oxford Nanopore GridION Mk1 sequencer using a R9.4.1 flow cell. The Nextera XT DNA Sample Preparation Kit (Illumina, San Diego, CA, USA) was used for whole-genome-shotgun PCR-free libraries from 5 μg of gDNA. The library quality was assessed by an Agilent 2000 Bioanalyzer with Agilent High Sensitivity DNA Kit (Agilent Technologies, Santa Clara, CA, USA) for fragment sizes of 500–1000 bp. Paired end sequencing was performed </w:t>
      </w:r>
      <w:r>
        <w:lastRenderedPageBreak/>
        <w:t xml:space="preserve">on the Illumina MiSeq platform (2 × 300 bp, v3 chemistry). Adapters and low-quality reads were removed by an in-house software pipeline prior to polishing as recently described </w:t>
      </w:r>
      <w:r w:rsidR="408381A9">
        <w:fldChar w:fldCharType="begin" w:fldLock="1"/>
      </w:r>
      <w:r w:rsidR="006F7DD3">
        <w:instrText>ADDIN CSL_CITATION {"citationItems":[{"id":"ITEM-1","itemData":{"DOI":"10.1186/S12864-016-2561-1/FIGURES/5","ISSN":"14712164","PMID":"26988094","abstract":"Background: Sugar beet (Beta vulgaris) is a crop cultivated for its high content in sugar, but it is vulnerable to many soil-borne pathogens. One of them is the basidiomycete Rhizoctonia solani. This fungal species has a compatibility system regulating hyphal fusions (anastomosis). Consequently, R. solani species are categorized in anastomosis groups (AGs). AG2-2IIIB isolates are most aggressive on sugar beet. In the present study, we report on the draft genome of R. solani AG2-2IIIB using the Illumina technology. Genome analysis, interpretation and comparative genomics of five sequenced R. solani isolates were carried out. Results: The draft genome of R. solani AG2-2IIIB has an estimated size of 56.02 Mb. In addition, two normalized EST libraries were sequenced. In total 20,790 of 21,980 AG2-2IIIB isotigs (transcript isoforms) were mapped on the genome with more than 95 % sequence identity. The genome of R. solani AG2-2IIIB was predicted to harbor 11,897 genes and 4908 were found to be isolate-specific. R. solani AG2-2IIIB was predicted to contain 1142 putatively secreted proteins and 473 of them were found to be unique for this isolate. The R. solani AG2-2IIIB genome encodes a high number of carbohydrate active enzymes. The highest numbers were observed for the polysaccharide lyases family 1 (PL-1), glycoside hydrolase family 43 (GH-43) and carbohydrate estarase family 12 (CE-12). Transcription analysis of selected genes representing different enzyme clades revealed a mixed pattern of up- and down-regulation six days after infection on sugar beets featuring variable levels of resistance compared to mycelia of the fungus grown in vitro. Conclusions: The established R. solani AG2-2IIIB genome and EST sequences provide important information on the gene content, gene structure and transcriptional activity for this sugar beet pathogen. The enriched genomic platform provides an important platform to enhance our understanding of R. solani biology.","author":[{"dropping-particle":"","family":"Wibberg","given":"Daniel","non-dropping-particle":"","parse-names":false,"suffix":""},{"dropping-particle":"","family":"Andersson","given":"Louise","non-dropping-particle":"","parse-names":false,"suffix":""},{"dropping-particle":"","family":"Tzelepis","given":"Georgios","non-dropping-particle":"","parse-names":false,"suffix":""},{"dropping-particle":"","family":"Rupp","given":"Oliver","non-dropping-particle":"","parse-names":false,"suffix":""},{"dropping-particle":"","family":"Blom","given":"Jochen","non-dropping-particle":"","parse-names":false,"suffix":""},{"dropping-particle":"","family":"Jelonek","given":"Lukas","non-dropping-particle":"","parse-names":false,"suffix":""},{"dropping-particle":"","family":"Pühler","given":"Alfred","non-dropping-particle":"","parse-names":false,"suffix":""},{"dropping-particle":"","family":"Fogelqvist","given":"Johan","non-dropping-particle":"","parse-names":false,"suffix":""},{"dropping-particle":"","family":"Varrelmann","given":"Mark","non-dropping-particle":"","parse-names":false,"suffix":""},{"dropping-particle":"","family":"Schlüter","given":"Andreas","non-dropping-particle":"","parse-names":false,"suffix":""},{"dropping-particle":"","family":"Dixelius","given":"Christina","non-dropping-particle":"","parse-names":false,"suffix":""}],"container-title":"BMC Genomics","id":"ITEM-1","issue":"1","issued":{"date-parts":[["2016","3","17"]]},"page":"1-12","publisher":"BioMed Central Ltd.","title":"Genome analysis of the sugar beet pathogen Rhizoctonia solani AG2-2IIIB revealed high numbers in secreted proteins and cell wall degrading enzymes","type":"article-journal","volume":"17"},"uris":["http://www.mendeley.com/documents/?uuid=7e1f1314-8007-38f8-a389-06722934d4d9"]}],"mendeley":{"formattedCitation":"[19]","plainTextFormattedCitation":"[19]","previouslyFormattedCitation":"[19]"},"properties":{"noteIndex":0},"schema":"https://github.com/citation-style-language/schema/raw/master/csl-citation.json"}</w:instrText>
      </w:r>
      <w:r w:rsidR="408381A9">
        <w:fldChar w:fldCharType="separate"/>
      </w:r>
      <w:r w:rsidR="00D624BC" w:rsidRPr="00D624BC">
        <w:rPr>
          <w:noProof/>
        </w:rPr>
        <w:t>[19]</w:t>
      </w:r>
      <w:r w:rsidR="408381A9">
        <w:fldChar w:fldCharType="end"/>
      </w:r>
      <w:r>
        <w:t xml:space="preserve">. Run control was based on MinKNOW (Oxford Nanopore Technologies) with the 48 h sequencing run protocol. Base calling was performed offline using Bonito, assembly with canu v2.1.1 </w:t>
      </w:r>
      <w:r w:rsidR="408381A9">
        <w:fldChar w:fldCharType="begin" w:fldLock="1"/>
      </w:r>
      <w:r w:rsidR="006F7DD3">
        <w:instrText>ADDIN CSL_CITATION {"citationItems":[{"id":"ITEM-1","itemData":{"DOI":"10.1101/GR.215087.116","ISSN":"1088-9051","PMID":"28298431","abstract":"Long-read single-molecule sequencing has revolutionized de novo genome assembly and enabled the automated reconstruction of reference-quality genomes. However, given the relatively high error rates of such technologies, efficient and accurate assembly of large repeats and closely related haplotypes remains challenging. We address these issues with Canu, a successor of Celera Assembler that is specifically designed for noisy single-molecule sequences. Canu introduces support for nanopore sequencing, halves depth-of-coverage requirements, and improves assembly continuity while simultaneously reducing runtime by an order of magnitude on large genomes versus Celera Assembler 8.2. These advances result from new overlapping and assembly algorithms, including an adaptive overlapping strategy based on tf-idf weighted MinHash and a sparse assembly graph construction that avoids collapsing diverged repeats and haplotypes. We demonstrate that Canu can reliably assemble complete microbial genomes and near-complete eukaryotic chromosomes using either Pacific Biosciences (PacBio) or Oxford Nanopore technologies and achieves a contig NG50 of &gt;21 Mbp on both human and Drosophila melanogaster PacBio data sets. For assembly structures that cannot be linearly represented, Canu provides graph-based assembly outputs in graphical fragment assembly (GFA) format for analysis or integration with complementary phasing and scaffolding techniques. The combination of such highly resolved assembly graphs with long-range scaffolding information promises the complete and automated assembly of complex genomes.","author":[{"dropping-particle":"","family":"Koren","given":"Sergey","non-dropping-particle":"","parse-names":false,"suffix":""},{"dropping-particle":"","family":"Walenz","given":"Brian P.","non-dropping-particle":"","parse-names":false,"suffix":""},{"dropping-particle":"","family":"Berlin","given":"Konstantin","non-dropping-particle":"","parse-names":false,"suffix":""},{"dropping-particle":"","family":"Miller","given":"Jason R.","non-dropping-particle":"","parse-names":false,"suffix":""},{"dropping-particle":"","family":"Bergman","given":"Nicholas H.","non-dropping-particle":"","parse-names":false,"suffix":""},{"dropping-particle":"","family":"Phillippy","given":"Adam M.","non-dropping-particle":"","parse-names":false,"suffix":""}],"container-title":"Genome Research","id":"ITEM-1","issue":"5","issued":{"date-parts":[["2017","5","1"]]},"page":"722-736","publisher":"Cold Spring Harbor Laboratory Press","title":"Canu: scalable and accurate long-read assembly via adaptive k-mer weighting and repeat separation","type":"article-journal","volume":"27"},"uris":["http://www.mendeley.com/documents/?uuid=2dfb1bbb-b0cb-3561-8e2a-249b7d1845fc"]}],"mendeley":{"formattedCitation":"[20]","plainTextFormattedCitation":"[20]","previouslyFormattedCitation":"[20]"},"properties":{"noteIndex":0},"schema":"https://github.com/citation-style-language/schema/raw/master/csl-citation.json"}</w:instrText>
      </w:r>
      <w:r w:rsidR="408381A9">
        <w:fldChar w:fldCharType="separate"/>
      </w:r>
      <w:r w:rsidR="00D624BC" w:rsidRPr="00D624BC">
        <w:rPr>
          <w:noProof/>
        </w:rPr>
        <w:t>[20]</w:t>
      </w:r>
      <w:r w:rsidR="408381A9">
        <w:fldChar w:fldCharType="end"/>
      </w:r>
      <w:r>
        <w:t xml:space="preserve">, contigs were polished with Pilon </w:t>
      </w:r>
      <w:r w:rsidR="408381A9">
        <w:fldChar w:fldCharType="begin" w:fldLock="1"/>
      </w:r>
      <w:r w:rsidR="006F7DD3">
        <w:instrText>ADDIN CSL_CITATION {"citationItems":[{"id":"ITEM-1","itemData":{"DOI":"10.1371/JOURNAL.PONE.0112963","ISSN":"1932-6203","PMID":"25409509","abstract":"Advances in modern sequencing technologies allow us to generate sufficient data to analyze hundreds of bacterial genomes from a single machine in a single day. This potential for sequencing massive numbers of genomes calls for fully automated methods to produce high-quality assemblies and variant calls. We introduce Pilon, a fully automated, all-in-one tool for correcting draft assemblies and calling sequence variants of multiple sizes, including very large insertions and deletions. Pilon works with many types of sequence data, but is particularly strong when supplied with paired end data from two Illumina libraries with small e.g., 180 bp and large e.g., 3–5 Kb inserts. Pilon significantly improves draft genome assemblies by correcting bases, fixing mis-assemblies and filling gaps. For both haploid and diploid genomes, Pilon produces more contiguous genomes with fewer errors, enabling identification of more biologically relevant genes. Furthermore, Pilon identifies small variants with high accuracy as compared to state-of-the-art tools and is unique in its ability to accurately identify large sequence variants including duplications and resolve large insertions. Pilon is being used to improve the assemblies of thousands of new genomes and to identify variants from thousands of clinically relevant bacterial strains. Pilon is freely available as open source software.","author":[{"dropping-particle":"","family":"Walker","given":"Bruce J.","non-dropping-particle":"","parse-names":false,"suffix":""},{"dropping-particle":"","family":"Abeel","given":"Thomas","non-dropping-particle":"","parse-names":false,"suffix":""},{"dropping-particle":"","family":"Shea","given":"Terrance","non-dropping-particle":"","parse-names":false,"suffix":""},{"dropping-particle":"","family":"Priest","given":"Margaret","non-dropping-particle":"","parse-names":false,"suffix":""},{"dropping-particle":"","family":"Abouelliel","given":"Amr","non-dropping-particle":"","parse-names":false,"suffix":""},{"dropping-particle":"","family":"Sakthikumar","given":"Sharadha","non-dropping-particle":"","parse-names":false,"suffix":""},{"dropping-particle":"","family":"Cuomo","given":"Christina A.","non-dropping-particle":"","parse-names":false,"suffix":""},{"dropping-particle":"","family":"Zeng","given":"Qiandong","non-dropping-particle":"","parse-names":false,"suffix":""},{"dropping-particle":"","family":"Wortman","given":"Jennifer","non-dropping-particle":"","parse-names":false,"suffix":""},{"dropping-particle":"","family":"Young","given":"Sarah K.","non-dropping-particle":"","parse-names":false,"suffix":""},{"dropping-particle":"","family":"Earl","given":"Ashlee M.","non-dropping-particle":"","parse-names":false,"suffix":""}],"container-title":"PLOS ONE","id":"ITEM-1","issue":"11","issued":{"date-parts":[["2014","11","19"]]},"page":"e112963","publisher":"Public Library of Science","title":"Pilon: An Integrated Tool for Comprehensive Microbial Variant Detection and Genome Assembly Improvement","type":"article-journal","volume":"9"},"uris":["http://www.mendeley.com/documents/?uuid=89080afe-98c6-369e-afe3-5fb2b05072ae"]}],"mendeley":{"formattedCitation":"[21]","plainTextFormattedCitation":"[21]","previouslyFormattedCitation":"[21]"},"properties":{"noteIndex":0},"schema":"https://github.com/citation-style-language/schema/raw/master/csl-citation.json"}</w:instrText>
      </w:r>
      <w:r w:rsidR="408381A9">
        <w:fldChar w:fldCharType="separate"/>
      </w:r>
      <w:r w:rsidR="00D624BC" w:rsidRPr="00D624BC">
        <w:rPr>
          <w:noProof/>
        </w:rPr>
        <w:t>[21]</w:t>
      </w:r>
      <w:r w:rsidR="408381A9">
        <w:fldChar w:fldCharType="end"/>
      </w:r>
      <w:r>
        <w:t xml:space="preserve"> for ten iterative cycles, and for read mapping BWA-MEM </w:t>
      </w:r>
      <w:r w:rsidR="408381A9">
        <w:fldChar w:fldCharType="begin" w:fldLock="1"/>
      </w:r>
      <w:r w:rsidR="006F7DD3">
        <w:instrText>ADDIN CSL_CITATION {"citationItems":[{"id":"ITEM-1","itemData":{"abstract":"Summary: BWA-MEM is a new alignment algorithm for aligning sequence reads or\nlong query sequences against a large reference genome such as human. It\nautomatically chooses between local and end-to-end alignments, supports\npaired-end reads and performs chimeric alignment. The algorithm is robust to\nsequencing errors and applicable to a wide range of sequence lengths from 70bp\nto a few megabases. For mapping 100bp sequences, BWA-MEM shows better\nperformance than several state-of-art read aligners to date. Availability and implementation: BWA-MEM is implemented as a component of\nBWA, which is available at http://github.com/lh3/bwa. Contact: hengli@broadinstitute.org","author":[{"dropping-particle":"","family":"Li","given":"Heng","non-dropping-particle":"","parse-names":false,"suffix":""}],"id":"ITEM-1","issued":{"date-parts":[["2013","3","16"]]},"title":"Aligning sequence reads, clone sequences and assembly contigs with BWA-MEM","type":"article-journal"},"uris":["http://www.mendeley.com/documents/?uuid=4c1990bb-7349-3275-8e9f-f979edd86c7f"]}],"mendeley":{"formattedCitation":"[22]","plainTextFormattedCitation":"[22]","previouslyFormattedCitation":"[22]"},"properties":{"noteIndex":0},"schema":"https://github.com/citation-style-language/schema/raw/master/csl-citation.json"}</w:instrText>
      </w:r>
      <w:r w:rsidR="408381A9">
        <w:fldChar w:fldCharType="separate"/>
      </w:r>
      <w:r w:rsidR="00D624BC" w:rsidRPr="00D624BC">
        <w:rPr>
          <w:noProof/>
        </w:rPr>
        <w:t>[22]</w:t>
      </w:r>
      <w:r w:rsidR="408381A9">
        <w:fldChar w:fldCharType="end"/>
      </w:r>
      <w:r>
        <w:t xml:space="preserve"> and Bowtie2 v2.3.2 </w:t>
      </w:r>
      <w:r w:rsidR="408381A9">
        <w:fldChar w:fldCharType="begin" w:fldLock="1"/>
      </w:r>
      <w:r w:rsidR="006F7DD3">
        <w:instrText>ADDIN CSL_CITATION {"citationItems":[{"id":"ITEM-1","itemData":{"DOI":"10.1038/nmeth.1923","ISSN":"1548-7105","PMID":"22388286","abstract":"The Bowtie 2 software achieves fast, sensitive, accurate and memory-efficient gapped alignment of sequencing reads using the full-text minute index and hardware-accelerated dynamic programming algorithms. 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accuracy.","author":[{"dropping-particle":"","family":"Langmead","given":"Ben","non-dropping-particle":"","parse-names":false,"suffix":""},{"dropping-particle":"","family":"Salzberg","given":"Steven L.","non-dropping-particle":"","parse-names":false,"suffix":""}],"container-title":"Nature Methods 2012 9:4","id":"ITEM-1","issue":"4","issued":{"date-parts":[["2012","3","4"]]},"page":"357-359","publisher":"Nature Publishing Group","title":"Fast gapped-read alignment with Bowtie 2","type":"article-journal","volume":"9"},"uris":["http://www.mendeley.com/documents/?uuid=95fc09eb-7fdd-33ca-9d6e-ed1d38764423"]}],"mendeley":{"formattedCitation":"[23]","plainTextFormattedCitation":"[23]","previouslyFormattedCitation":"[23]"},"properties":{"noteIndex":0},"schema":"https://github.com/citation-style-language/schema/raw/master/csl-citation.json"}</w:instrText>
      </w:r>
      <w:r w:rsidR="408381A9">
        <w:fldChar w:fldCharType="separate"/>
      </w:r>
      <w:r w:rsidR="00D624BC" w:rsidRPr="00D624BC">
        <w:rPr>
          <w:noProof/>
        </w:rPr>
        <w:t>[23]</w:t>
      </w:r>
      <w:r w:rsidR="408381A9">
        <w:fldChar w:fldCharType="end"/>
      </w:r>
      <w:r>
        <w:t xml:space="preserve"> in the first and second five iterations, respectively.</w:t>
      </w:r>
    </w:p>
    <w:p w14:paraId="3024AF36" w14:textId="77777777" w:rsidR="00A82015" w:rsidRDefault="00A82015" w:rsidP="005536DA">
      <w:pPr>
        <w:pStyle w:val="MDPI31text"/>
      </w:pPr>
    </w:p>
    <w:p w14:paraId="6A9AC133" w14:textId="61030023" w:rsidR="005536DA" w:rsidRDefault="408381A9" w:rsidP="00BE053B">
      <w:pPr>
        <w:pStyle w:val="MDPI31text"/>
      </w:pPr>
      <w:r>
        <w:t xml:space="preserve">Genes were predicted using GeneMark-ES 4.6.2. </w:t>
      </w:r>
      <w:r w:rsidR="58FE1DAF">
        <w:fldChar w:fldCharType="begin" w:fldLock="1"/>
      </w:r>
      <w:r w:rsidR="006F7DD3">
        <w:instrText>ADDIN CSL_CITATION {"citationItems":[{"id":"ITEM-1","itemData":{"DOI":"10.1101/GR.081612.108","ISSN":"1088-9051","PMID":"18757608","abstract":"We describe a new ab initio algorithm, GeneMark-ES version 2, that identifies protein-coding genes in fungal genomes. The algorithm does not require a predetermined training set to estimate parameters of the underlying hidden Markov model (HMM). Instead, the anonymous genomic sequence in question is used as an input for iterative unsupervised training. The algorithm extends our previously developed method tested on genomes of Arabidopsis thaliana, Caenorhabditis elegans, and Drosophila melanogaster. To better reflect features of fungal gene organization, we enhanced the intron submodel to accommodate sequences with and without branch point sites. This design enables the algorithm to work equally well for species with the kinds of variations in splicing mechanisms seen in the fungal phyla Ascomycota, Basidiomycota, and Zygomycota. Upon self-training, the intron submodel switches on in several steps to reach its full complexity. We demonstrate that the algorithm accuracy, both at the exon and the whole gene level, is favorably compared to the accuracy of gene finders that employ supervised training. Application of the new method to known fungal genomes indicates substantial improvement over existing annotations. By eliminating the effort necessary to build comprehensive training sets, the new algorithm can streamline and accelerate the process of annotation in a large number of fungal genome sequencing projects. ©2008 by Cold Spring Harbor Laboratory Press.","author":[{"dropping-particle":"","family":"Ter-Hovhannisyan","given":"Vardges","non-dropping-particle":"","parse-names":false,"suffix":""},{"dropping-particle":"","family":"Lomsadze","given":"Alexandre","non-dropping-particle":"","parse-names":false,"suffix":""},{"dropping-particle":"","family":"Chernoff","given":"Yury O.","non-dropping-particle":"","parse-names":false,"suffix":""},{"dropping-particle":"","family":"Borodovsky","given":"Mark","non-dropping-particle":"","parse-names":false,"suffix":""}],"container-title":"Genome Research","id":"ITEM-1","issue":"12","issued":{"date-parts":[["2008","12","1"]]},"page":"1979-1990","publisher":"Cold Spring Harbor Laboratory Press","title":"Gene prediction in novel fungal genomes using an ab initio algorithm with unsupervised training","type":"article-journal","volume":"18"},"uris":["http://www.mendeley.com/documents/?uuid=6b2fa494-5122-396e-9ed8-b2db10d45e1d"]}],"mendeley":{"formattedCitation":"[24]","plainTextFormattedCitation":"[24]","previouslyFormattedCitation":"[24]"},"properties":{"noteIndex":0},"schema":"https://github.com/citation-style-language/schema/raw/master/csl-citation.json"}</w:instrText>
      </w:r>
      <w:r w:rsidR="58FE1DAF">
        <w:fldChar w:fldCharType="separate"/>
      </w:r>
      <w:r w:rsidR="00D624BC" w:rsidRPr="00D624BC">
        <w:rPr>
          <w:noProof/>
        </w:rPr>
        <w:t>[24]</w:t>
      </w:r>
      <w:r w:rsidR="58FE1DAF">
        <w:fldChar w:fldCharType="end"/>
      </w:r>
      <w:r>
        <w:t xml:space="preserve">, and functionally annotated using a modified version of the genome annotation platform GenDB 2.0 </w:t>
      </w:r>
      <w:r w:rsidR="58FE1DAF">
        <w:fldChar w:fldCharType="begin" w:fldLock="1"/>
      </w:r>
      <w:r w:rsidR="006F7DD3">
        <w:instrText>ADDIN CSL_CITATION {"citationItems":[{"id":"ITEM-1","itemData":{"DOI":"10.1093/NAR/GKG312","ISSN":"0305-1048","PMID":"12682369","abstract":"The flood of sequence data resulting from the large number of current genome projects has increased the need for a flexible, open source genome annotation system, which so far has not existed. To account for the individual needs of different projects, such a system should be modular and easily extensible. We present a genome annotation system for prokaryote genomes, which is well tested and readily adaptable to different tasks. The modular system was developed using an object-oriented approach, and it relies on a relational database backend. Using a well defined application programmers interface (API), the system can be linked easily to other systems. GenDB supports manual as well as automatic annotation strategies. The software currently is in use in more than a dozen microbial genome annotation projects. In addition to its use as a production genome annotation system, it can be employed as a flexible framework for the large-scale evaluation of different annotation strategies. The system is open source.","author":[{"dropping-particle":"","family":"Meyer","given":"Folker","non-dropping-particle":"","parse-names":false,"suffix":""},{"dropping-particle":"","family":"Goesmann","given":"Alexander","non-dropping-particle":"","parse-names":false,"suffix":""},{"dropping-particle":"","family":"McHardy","given":"Alice C.","non-dropping-particle":"","parse-names":false,"suffix":""},{"dropping-particle":"","family":"Bartels","given":"Daniela","non-dropping-particle":"","parse-names":false,"suffix":""},{"dropping-particle":"","family":"Bekel","given":"Thomas","non-dropping-particle":"","parse-names":false,"suffix":""},{"dropping-particle":"","family":"Clausen","given":"Jörn","non-dropping-particle":"","parse-names":false,"suffix":""},{"dropping-particle":"","family":"Kalinowski","given":"Jörn","non-dropping-particle":"","parse-names":false,"suffix":""},{"dropping-particle":"","family":"Linke","given":"Burkhard","non-dropping-particle":"","parse-names":false,"suffix":""},{"dropping-particle":"","family":"Rupp","given":"Oliver","non-dropping-particle":"","parse-names":false,"suffix":""},{"dropping-particle":"","family":"Giegerich","given":"Robert","non-dropping-particle":"","parse-names":false,"suffix":""},{"dropping-particle":"","family":"Pühler","given":"Alfred","non-dropping-particle":"","parse-names":false,"suffix":""}],"container-title":"Nucleic Acids Research","id":"ITEM-1","issue":"8","issued":{"date-parts":[["2003","4","15"]]},"page":"2187-2195","publisher":"Oxford Academic","title":"GenDB—an open source genome annotation system for prokaryote genomes","type":"article-journal","volume":"31"},"uris":["http://www.mendeley.com/documents/?uuid=7cb2a69d-7d19-31db-b5e9-3da1eff69e03"]}],"mendeley":{"formattedCitation":"[25]","plainTextFormattedCitation":"[25]","previouslyFormattedCitation":"[25]"},"properties":{"noteIndex":0},"schema":"https://github.com/citation-style-language/schema/raw/master/csl-citation.json"}</w:instrText>
      </w:r>
      <w:r w:rsidR="58FE1DAF">
        <w:fldChar w:fldCharType="separate"/>
      </w:r>
      <w:r w:rsidR="00D624BC" w:rsidRPr="00D624BC">
        <w:rPr>
          <w:noProof/>
        </w:rPr>
        <w:t>[25]</w:t>
      </w:r>
      <w:r w:rsidR="58FE1DAF">
        <w:fldChar w:fldCharType="end"/>
      </w:r>
      <w:r>
        <w:t xml:space="preserve"> for eukaryotic genomes </w:t>
      </w:r>
      <w:r w:rsidR="58FE1DAF">
        <w:fldChar w:fldCharType="begin" w:fldLock="1"/>
      </w:r>
      <w:r w:rsidR="006F7DD3">
        <w:instrText>ADDIN CSL_CITATION {"citationItems":[{"id":"ITEM-1","itemData":{"DOI":"10.1371/JOURNAL.PONE.0035868","ISSN":"1932-6203","PMID":"22563411","abstract":"Environmental DNA (eDNA) from aquatic vertebrates has recently been used to estimate the presence of a species. We hypothesized that fish release DNA into the water at a rate commensurate with their biomass. Thus, the concentration of eDNA of a target species may be used to estimate the species biomass. We developed an eDNA method to estimate the biomass of common carp (Cyprinus carpio L.) using laboratory and field experiments. In the aquarium, the concentration of eDNA changed initially, but reached an equilibrium after 6 days. Temperature had no effect on eDNA concentrations in aquaria. The concentration of eDNA was positively correlated with carp biomass in both aquaria and experimental ponds. We used this method to estimate the biomass and distribution of carp in a natural freshwater lagoon. We demonstrated that the distribution of carp eDNA concentration was explained by water temperature. Our results suggest that biomass data estimated from eDNA concentration reflects the potential distribution of common carp in the natural environment. Measuring eDNA concentration offers a non-invasive, simple, and rapid method for estimating biomass. This method could inform management plans for the conservation of ecosystems.","author":[{"dropping-particle":"","family":"Takahara","given":"Teruhiko","non-dropping-particle":"","parse-names":false,"suffix":""},{"dropping-particle":"","family":"Minamoto","given":"Toshifumi","non-dropping-particle":"","parse-names":false,"suffix":""},{"dropping-particle":"","family":"Yamanaka","given":"Hiroki","non-dropping-particle":"","parse-names":false,"suffix":""},{"dropping-particle":"","family":"Doi","given":"Hideyuki","non-dropping-particle":"","parse-names":false,"suffix":""},{"dropping-particle":"","family":"Kawabata","given":"Zen'ichiro","non-dropping-particle":"","parse-names":false,"suffix":""}],"container-title":"PLOS ONE","id":"ITEM-1","issue":"4","issued":{"date-parts":[["2012","4","26"]]},"page":"e35868","publisher":"Public Library of Science","title":"Estimation of Fish Biomass Using Environmental DNA","type":"article-journal","volume":"7"},"uris":["http://www.mendeley.com/documents/?uuid=bc6fad9b-379b-3400-a32d-1ac49946331b"]}],"mendeley":{"formattedCitation":"[26]","plainTextFormattedCitation":"[26]","previouslyFormattedCitation":"[26]"},"properties":{"noteIndex":0},"schema":"https://github.com/citation-style-language/schema/raw/master/csl-citation.json"}</w:instrText>
      </w:r>
      <w:r w:rsidR="58FE1DAF">
        <w:fldChar w:fldCharType="separate"/>
      </w:r>
      <w:r w:rsidR="00D624BC" w:rsidRPr="00D624BC">
        <w:rPr>
          <w:noProof/>
        </w:rPr>
        <w:t>[26]</w:t>
      </w:r>
      <w:r w:rsidR="58FE1DAF">
        <w:fldChar w:fldCharType="end"/>
      </w:r>
      <w:r>
        <w:t xml:space="preserve">. Similarity searches were conducted against COG </w:t>
      </w:r>
      <w:r w:rsidR="58FE1DAF">
        <w:fldChar w:fldCharType="begin" w:fldLock="1"/>
      </w:r>
      <w:r w:rsidR="006F7DD3">
        <w:instrText xml:space="preserve">ADDIN CSL_CITATION {"citationItems":[{"id":"ITEM-1","itemData":{"DOI":"10.1186/1471-2105-4-41/FIGURES/5","ISSN":"14712105","PMID":"12969510","abstract":"Background: The availability of multiple, essentially complete genome sequences of prokaryotes and eukaryotes spurred both the demand and the opportunity for the construction of an evolutionary classification of genes from these genomes. Such a classification system based on orthologous relationships between genes appears to be a natural framework for comparative genomics and should facilitate both functional annotation of genomes and large-scale evolutionary studies. Results: We describe here a major update of the previously developed system for delineation of Clusters of Orthologous Groups of proteins (COGs) from the sequenced genomes of prokaryotes and unicellular eukaryotes and the construction of clusters of predicted orthologs for 7 eukaryotic genomes, which we named KOGs after eukaryotic orthologous groups. The COG collection currently consists of 138,458 proteins, which form 4873 COGs and comprise 75% of the 185,505 (predicted) proteins encoded in 66 genomes of unicellular organisms. The eukaryotic orthologous groups (KOGs) include proteins from 7 eukaryotic genomes: three animals (the nematode Caenorhabditis elegans, the fruit fly Drosophila melanogaster and Homo sapiens), one plant, Arabidopsis thaliana, two fungi (Saccharomyces cerevisiae and Schizosaccharomyces pombe), and the intracellular microsporidian parasite Encephalitozoon cuniculi. The current KOG set consists of 4852 clusters of orthologs, which include 59,838 proteins, or </w:instrText>
      </w:r>
      <w:r w:rsidR="006F7DD3">
        <w:rPr>
          <w:rFonts w:ascii="Cambria Math" w:hAnsi="Cambria Math" w:cs="Cambria Math"/>
        </w:rPr>
        <w:instrText>∼</w:instrText>
      </w:r>
      <w:r w:rsidR="006F7DD3">
        <w:instrText xml:space="preserve">54% of the analyzed eukaryotic 110,655 gene products. Compared to the coverage of the prokaryotic genomes with COGs, a considerably smaller fraction of eukaryotic genes could be included into the KOGs; addition of new eukaryotic genomes is expected to result in substantial increase in the coverage of eukaryotic genomes with KOGs. Examination of the phyletic patterns of KOGs reveals a conserved core represented in all analyzed species and consisting of </w:instrText>
      </w:r>
      <w:r w:rsidR="006F7DD3">
        <w:rPr>
          <w:rFonts w:ascii="Cambria Math" w:hAnsi="Cambria Math" w:cs="Cambria Math"/>
        </w:rPr>
        <w:instrText>∼</w:instrText>
      </w:r>
      <w:r w:rsidR="006F7DD3">
        <w:instrText>20% of the KOG set. This conserved portion of the KOG set is much greater than the ubiquitous portion of the COG set (</w:instrText>
      </w:r>
      <w:r w:rsidR="006F7DD3">
        <w:rPr>
          <w:rFonts w:ascii="Cambria Math" w:hAnsi="Cambria Math" w:cs="Cambria Math"/>
        </w:rPr>
        <w:instrText>∼</w:instrText>
      </w:r>
      <w:r w:rsidR="006F7DD3">
        <w:instrText>1% of the COGs). In part, this difference is probably due to the small number of included eukaryotic genomes, but it could also reflect the relative compactness of eukaryotes as a clade and the greater evolutionary stability of eukaryotic genomes. Conclusion: The updated collection of orthologous protein sets for prokaryotes and eukaryotes is expected to be a useful platform for functional annotation of newly sequenced genomes, including those of c…","author":[{"dropping-particle":"","family":"Tatusov","given":"Roman L.","non-dropping-particle":"","parse-names":false,"suffix":""},{"dropping-particle":"","family":"Fedorova","given":"Natalie D.","non-dropping-particle":"","parse-names":false,"suffix":""},{"dropping-particle":"","family":"Jackson","given":"John D.","non-dropping-particle":"","parse-names":false,"suffix":""},{"dropping-particle":"","family":"Jacobs","given":"Aviva R.","non-dropping-particle":"","parse-names":false,"suffix":""},{"dropping-particle":"","family":"Kiryutin","given":"Boris","non-dropping-particle":"","parse-names":false,"suffix":""},{"dropping-particle":"V.","family":"Koonin","given":"Eugene","non-dropping-particle":"","parse-names":false,"suffix":""},{"dropping-particle":"","family":"Krylov","given":"Dmitri M.","non-dropping-particle":"","parse-names":false,"suffix":""},{"dropping-particle":"","family":"Mazumder","given":"Raja","non-dropping-particle":"","parse-names":false,"suffix":""},{"dropping-particle":"","family":"Smirnov","given":"Sergei","non-dropping-particle":"","parse-names":false,"suffix":""},{"dropping-particle":"","family":"Nikolskaya","given":"Anastasia N.","non-dropping-particle":"","parse-names":false,"suffix":""},{"dropping-particle":"","family":"Rao","given":"B. Sridhar","non-dropping-particle":"","parse-names":false,"suffix":""},{"dropping-particle":"","family":"Mekhedov","given":"Sergei L.","non-dropping-particle":"","parse-names":false,"suffix":""},{"dropping-particle":"V.","family":"Sverlov","given":"Alexander","non-dropping-particle":"","parse-names":false,"suffix":""},{"dropping-particle":"","family":"Vasudevan","given":"Sona","non-dropping-particle":"","parse-names":false,"suffix":""},{"dropping-particle":"","family":"Wolf","given":"Yuri I.","non-dropping-particle":"","parse-names":false,"suffix":""},{"dropping-particle":"","family":"Yin","given":"Jodie J.","non-dropping-particle":"","parse-names":false,"suffix":""},{"dropping-particle":"","family":"Natale","given":"Darren A.","non-dropping-particle":"","parse-names":false,"suffix":""}],"container-title":"BMC Bioinformatics","id":"ITEM-1","issue":"1","issued":{"date-parts":[["2003","9","11"]]},"page":"1-14","publisher":"BioMed Central","title":"The COG database: An updated vesion includes eukaryotes","type":"article-journal","volume":"4"},"uris":["http://www.mendeley.com/documents/?uuid=901c46ba-808e-33a3-acbd-2199d919fb06"]}],"mendeley":{"formattedCitation":"[27]","plainTextFormattedCitation":"[27]","previouslyFormattedCitation":"[27]"},"properties":{"noteIndex":0},"schema":"https://github.com/citation-style-language/schema/raw/master/csl-citation.json"}</w:instrText>
      </w:r>
      <w:r w:rsidR="58FE1DAF">
        <w:fldChar w:fldCharType="separate"/>
      </w:r>
      <w:r w:rsidR="00D624BC" w:rsidRPr="00D624BC">
        <w:rPr>
          <w:noProof/>
        </w:rPr>
        <w:t>[27]</w:t>
      </w:r>
      <w:r w:rsidR="58FE1DAF">
        <w:fldChar w:fldCharType="end"/>
      </w:r>
      <w:r>
        <w:t xml:space="preserve">, KEGG </w:t>
      </w:r>
      <w:r w:rsidR="58FE1DAF">
        <w:fldChar w:fldCharType="begin" w:fldLock="1"/>
      </w:r>
      <w:r w:rsidR="00275D24">
        <w:instrText>ADDIN CSL_CITATION {"citationItems":[{"id":"ITEM-1","itemData":{"DOI":"10.1093/NAR/GKH063","ISSN":"0305-1048","PMID":"14681412","abstract":"A grand challenge in the post-genomic era is a complete computer representation of the cell and the organism, which will enable computational prediction of higher-level complexity of cellular processes and organism behavior from genomic information. Toward this end we have been developing a knowledge-based approach for network prediction, which is to predict, given a complete set of genes in the genome, the protein interaction networks that are responsible for various cellular processes. KEGG at http://www.genome.ad.jp/kegg/ is the reference knowledge base that integrates current knowledge on molecular interaction networks such as pathways and complexes (PATHWAY database), information about genes and proteins generated by genome projects (GENES/SSDB/KO databases) and information about biochemical compounds and reactions (COMPOUND/GLYCAN/REACTION databases). These three types of database actually represent three graph objects, called the protein network, the gene universe and the chemical universe. New efforts are being made to abstract knowledge, both computationally and manually, about ortholog clusters in the KO (KEGG Orthology) database, and to collect and analyze carbohydrate structures in the GLYCAN database.","author":[{"dropping-particle":"","family":"Kanehisa","given":"Minoru","non-dropping-particle":"","parse-names":false,"suffix":""},{"dropping-particle":"","family":"Goto","given":"Susumu","non-dropping-particle":"","parse-names":false,"suffix":""},{"dropping-particle":"","family":"Kawashima","given":"Shuichi","non-dropping-particle":"","parse-names":false,"suffix":""},{"dropping-particle":"","family":"Okuno","given":"Yasushi","non-dropping-particle":"","parse-names":false,"suffix":""},{"dropping-particle":"","family":"Hattori","given":"Masahiro","non-dropping-particle":"","parse-names":false,"suffix":""}],"container-title":"Nucleic Acids Research","id":"ITEM-1","issue":"suppl_1","issued":{"date-parts":[["2004","1","1"]]},"page":"D277-D280","publisher":"Oxford Academic","title":"The KEGG resource for deciphering the genome","type":"article-journal","volume":"32"},"uris":["http://www.mendeley.com/documents/?uuid=92f89032-b34d-3e9e-bf2a-63dd2644de6e"]}],"mendeley":{"formattedCitation":"[16]","plainTextFormattedCitation":"[16]","previouslyFormattedCitation":"[16]"},"properties":{"noteIndex":0},"schema":"https://github.com/citation-style-language/schema/raw/master/csl-citation.json"}</w:instrText>
      </w:r>
      <w:r w:rsidR="58FE1DAF">
        <w:fldChar w:fldCharType="separate"/>
      </w:r>
      <w:r w:rsidR="00874663" w:rsidRPr="00874663">
        <w:rPr>
          <w:noProof/>
        </w:rPr>
        <w:t>[16]</w:t>
      </w:r>
      <w:r w:rsidR="58FE1DAF">
        <w:fldChar w:fldCharType="end"/>
      </w:r>
      <w:r>
        <w:t xml:space="preserve"> and SWISS-PROT </w:t>
      </w:r>
      <w:r w:rsidR="58FE1DAF">
        <w:fldChar w:fldCharType="begin" w:fldLock="1"/>
      </w:r>
      <w:r w:rsidR="006F7DD3">
        <w:instrText>ADDIN CSL_CITATION {"citationItems":[{"id":"ITEM-1","itemData":{"DOI":"10.1093/NAR/GKG095","ISSN":"0305-1048","PMID":"12520024","abstract":"The SWISS-PROT protein knowledgebase (http://www.expasy.org/sprot/ and http://www.ebi.ac.uk/swissprot/) connects amino acid sequences with the current knowledge in the Life Sciences. Each protein entry provides an interdisciplinary overview of relevant information by bringing together experimental results, computed features and sometimes even contradictory conclusions. Detailed expertise that goes beyond the scope of SWISS-PROT is made available via direct links to specialised databases. SWISS-PROT provides annotated entries for all species, but concentrates on the annotation of entries from human (the HPI project) and other model organisms to ensure the presence of high quality annotation for representative members of all protein families. Part of the annotation can be transferred to other family members, as is already done for microbes by the High-quality Automated and Manual Annotation of microbial Proteomes (HAMAP) project. Protein families and groups of proteins are regularly reviewed to keep up with current scientific findings. Complementarily, TrEMBL strives to comprise all protein sequences that are not yet represented in SWISS-PROT, by incorporating a perpetually increasing level of mostly automated annotation. Researchers are welcome to contribute their knowledge to the scientific community by submitting relevant findings to SWISS-PROT at swiss-protεxpasy.org.","author":[{"dropping-particle":"","family":"Boeckmann","given":"Brigitte","non-dropping-particle":"","parse-names":false,"suffix":""},{"dropping-particle":"","family":"Bairoch","given":"Amos","non-dropping-particle":"","parse-names":false,"suffix":""},{"dropping-particle":"","family":"Apweiler","given":"Rolf","non-dropping-particle":"","parse-names":false,"suffix":""},{"dropping-particle":"","family":"Blatter","given":"Marie Claude","non-dropping-particle":"","parse-names":false,"suffix":""},{"dropping-particle":"","family":"Estreicher","given":"Anne","non-dropping-particle":"","parse-names":false,"suffix":""},{"dropping-particle":"","family":"Gasteiger","given":"Elisabeth","non-dropping-particle":"","parse-names":false,"suffix":""},{"dropping-particle":"","family":"Martin","given":"Maria J.","non-dropping-particle":"","parse-names":false,"suffix":""},{"dropping-particle":"","family":"Michoud","given":"Karine","non-dropping-particle":"","parse-names":false,"suffix":""},{"dropping-particle":"","family":"O'Donovan","given":"Claire","non-dropping-particle":"","parse-names":false,"suffix":""},{"dropping-particle":"","family":"Phan","given":"Isabelle","non-dropping-particle":"","parse-names":false,"suffix":""},{"dropping-particle":"","family":"Pilbout","given":"Sandrine","non-dropping-particle":"","parse-names":false,"suffix":""},{"dropping-particle":"","family":"Schneider","given":"Michel","non-dropping-particle":"","parse-names":false,"suffix":""}],"container-title":"Nucleic Acids Research","id":"ITEM-1","issue":"1","issued":{"date-parts":[["2003","1","1"]]},"page":"365-370","publisher":"Oxford Academic","title":"The SWISS-PROT protein knowledgebase and its supplement TrEMBL in 2003","type":"article-journal","volume":"31"},"uris":["http://www.mendeley.com/documents/?uuid=87521861-583d-3f17-bc7d-48e4be3be33c"]}],"mendeley":{"formattedCitation":"[28]","plainTextFormattedCitation":"[28]","previouslyFormattedCitation":"[28]"},"properties":{"noteIndex":0},"schema":"https://github.com/citation-style-language/schema/raw/master/csl-citation.json"}</w:instrText>
      </w:r>
      <w:r w:rsidR="58FE1DAF">
        <w:fldChar w:fldCharType="separate"/>
      </w:r>
      <w:r w:rsidR="00D624BC" w:rsidRPr="00D624BC">
        <w:rPr>
          <w:noProof/>
        </w:rPr>
        <w:t>[28]</w:t>
      </w:r>
      <w:r w:rsidR="58FE1DAF">
        <w:fldChar w:fldCharType="end"/>
      </w:r>
      <w:r>
        <w:t xml:space="preserve">. Identification of putative tRNA genes was conducted with tRNAscan-SE </w:t>
      </w:r>
      <w:r w:rsidR="58FE1DAF">
        <w:fldChar w:fldCharType="begin" w:fldLock="1"/>
      </w:r>
      <w:r w:rsidR="006F7DD3">
        <w:instrText>ADDIN CSL_CITATION {"citationItems":[{"id":"ITEM-1","itemData":{"DOI":"10.1093/NAR/25.5.955","ISSN":"0305-1048","PMID":"9023104","abstract":"We describe a program, tRNAscan-SE, which identifies 99-100% of transfer RNA genes in DNA sequence while giving less than one false positive per 15 gigabases. Two previously described tRNA detection programs are used as fast, first-pass prefilters to identify candidate tRNAs, which are then analyzed by a highly selective tRNA covariance model. This work represents a practical application of RNA covariance models, which are general, probabilistic secondary structure profiles based on stochastic context-free grammars. tRNAscan-SE searches at approximately 30 000 bp/s. Additional extensions to tRNAscan-SE detect unusual tRNA homologues such as selenocysteine tRNAs, tRNA-derived repetitive elements and tRNA pseudogenes.","author":[{"dropping-particle":"","family":"Lowe","given":"Todd M.","non-dropping-particle":"","parse-names":false,"suffix":""},{"dropping-particle":"","family":"Eddy","given":"Sean R.","non-dropping-particle":"","parse-names":false,"suffix":""}],"container-title":"Nucleic Acids Research","id":"ITEM-1","issue":"5","issued":{"date-parts":[["1997","3","1"]]},"page":"955-964","publisher":"Oxford Academic","title":"tRNAscan-SE: A Program for Improved Detection of Transfer RNA Genes in Genomic Sequence","type":"article-journal","volume":"25"},"uris":["http://www.mendeley.com/documents/?uuid=c57911a2-1368-3bd0-89d6-e766ce8db76f"]}],"mendeley":{"formattedCitation":"[29]","plainTextFormattedCitation":"[29]","previouslyFormattedCitation":"[29]"},"properties":{"noteIndex":0},"schema":"https://github.com/citation-style-language/schema/raw/master/csl-citation.json"}</w:instrText>
      </w:r>
      <w:r w:rsidR="58FE1DAF">
        <w:fldChar w:fldCharType="separate"/>
      </w:r>
      <w:r w:rsidR="00D624BC" w:rsidRPr="00D624BC">
        <w:rPr>
          <w:noProof/>
        </w:rPr>
        <w:t>[29]</w:t>
      </w:r>
      <w:r w:rsidR="58FE1DAF">
        <w:fldChar w:fldCharType="end"/>
      </w:r>
      <w:r>
        <w:t xml:space="preserve">. Completeness, contamination, and strain heterogeneity were estimated with BUSCO (v3.0.2 </w:t>
      </w:r>
      <w:r w:rsidR="58FE1DAF">
        <w:fldChar w:fldCharType="begin" w:fldLock="1"/>
      </w:r>
      <w:r w:rsidR="006F7DD3">
        <w:instrText>ADDIN CSL_CITATION {"citationItems":[{"id":"ITEM-1","itemData":{"DOI":"10.1093/BIOINFORMATICS/BTV351","ISSN":"1367-4803","PMID":"26059717","abstract":"Motivation: Genomics has revolutionized biological research, but quality assessment of the resulting assembled sequences is complicated and remains mostly limited to technical measures like N50. Results: We propose a measure for quantitative assessment of genome assembly and annotation completeness based on evolutionarily informed expectations of gene content. We implemented the assessment procedure in open-source software, with sets of Benchmarking Universal Single-Copy Orthologs, named BUSCO.","author":[{"dropping-particle":"","family":"Simão","given":"Felipe A.","non-dropping-particle":"","parse-names":false,"suffix":""},{"dropping-particle":"","family":"Waterhouse","given":"Robert M.","non-dropping-particle":"","parse-names":false,"suffix":""},{"dropping-particle":"","family":"Ioannidis","given":"Panagiotis","non-dropping-particle":"","parse-names":false,"suffix":""},{"dropping-particle":"V.","family":"Kriventseva","given":"Evgenia","non-dropping-particle":"","parse-names":false,"suffix":""},{"dropping-particle":"","family":"Zdobnov","given":"Evgeny M.","non-dropping-particle":"","parse-names":false,"suffix":""}],"container-title":"Bioinformatics","id":"ITEM-1","issue":"19","issued":{"date-parts":[["2015","10","1"]]},"page":"3210-3212","publisher":"Oxford Academic","title":"BUSCO: assessing genome assembly and annotation completeness with single-copy orthologs","type":"article-journal","volume":"31"},"uris":["http://www.mendeley.com/documents/?uuid=8172ddb4-9d22-3dd3-93dc-66d04ecba2a9"]}],"mendeley":{"formattedCitation":"[30]","plainTextFormattedCitation":"[30]","previouslyFormattedCitation":"[30]"},"properties":{"noteIndex":0},"schema":"https://github.com/citation-style-language/schema/raw/master/csl-citation.json"}</w:instrText>
      </w:r>
      <w:r w:rsidR="58FE1DAF">
        <w:fldChar w:fldCharType="separate"/>
      </w:r>
      <w:r w:rsidR="00D624BC" w:rsidRPr="00D624BC">
        <w:rPr>
          <w:noProof/>
        </w:rPr>
        <w:t>[30]</w:t>
      </w:r>
      <w:r w:rsidR="58FE1DAF">
        <w:fldChar w:fldCharType="end"/>
      </w:r>
      <w:r>
        <w:t xml:space="preserve">), using the fungi-specific single-copy marker genes database (odb9). The obtained genome sequences are compared and documented in more detail in Ullmann et al. (2022) </w:t>
      </w:r>
      <w:r w:rsidR="58FE1DAF">
        <w:fldChar w:fldCharType="begin" w:fldLock="1"/>
      </w:r>
      <w:r w:rsidR="006F7DD3">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[18]"},"properties":{"noteIndex":0},"schema":"https://github.com/citation-style-language/schema/raw/master/csl-citation.json"}</w:instrText>
      </w:r>
      <w:r w:rsidR="58FE1DAF">
        <w:fldChar w:fldCharType="separate"/>
      </w:r>
      <w:r w:rsidR="00D624BC" w:rsidRPr="00D624BC">
        <w:rPr>
          <w:noProof/>
        </w:rPr>
        <w:t>[18]</w:t>
      </w:r>
      <w:r w:rsidR="58FE1DAF">
        <w:fldChar w:fldCharType="end"/>
      </w:r>
      <w:r>
        <w:t xml:space="preserve">. The pan-genome of all available </w:t>
      </w:r>
      <w:r w:rsidRPr="00275D24">
        <w:rPr>
          <w:i/>
          <w:iCs/>
        </w:rPr>
        <w:t xml:space="preserve">U. maydis </w:t>
      </w:r>
      <w:r>
        <w:t xml:space="preserve">strains was calculated by means of EDGAR 3.0 </w:t>
      </w:r>
      <w:r w:rsidR="00275D24">
        <w:fldChar w:fldCharType="begin" w:fldLock="1"/>
      </w:r>
      <w:r w:rsidR="006F7DD3">
        <w:instrText>ADDIN CSL_CITATION {"citationItems":[{"id":"ITEM-1","itemData":{"DOI":"10.1093/NAR/GKAB341","ISSN":"13624962","PMID":"33988716","abstract":"The EDGAR platform, a web server providing databases of precomputed orthology data for thousands of microbial genomes, is one of the most established tools in the field of comparative genomics and phylogenomics. Based on precomputed gene alignments, EDGAR allows quick identification of the differential gene content, i.e. the pan genome, the core genome, or singleton genes. Furthermore, EDGAR features a wide range of analyses and visualizations like Venn diagrams, synteny plots, phylogenetic trees, as well as Amino Acid Identity (AAI) and Average Nucleotide Identity (ANI) matrices. During the last few years, the average number of genomes analyzed in an EDGAR project increased by two orders of magnitude. To handle this massive increase, a completely new technical backend infrastructure for the EDGAR platform was designed and launched as EDGAR3.0. For the calculation of new EDGAR3.0 projects, we are now using a scalable Kubernetes cluster running in a cloud environment. A new storage infrastructure was developed using a file-based high-performance storage backend which ensures timely data handling and efficient access. The new data backend guarantees a memory efficient calculation of orthologs, and parallelization has led to drastically reduced processing times. Based on the advanced technical infrastructure new analysis features could be implemented including POCP and FastANI genomes similarity indices, UpSet intersecting set visualization, and circular genome plots. Also the public database section of EDGAR was largely updated and now offers access to 24,317 genomes in 749 free-to-use projects. In summary, EDGAR 3.0 provides a new, scalable infrastructure for comprehensive microbial comparative gene content analysis. The web server is accessible at http://edgar3.computational.bio.","author":[{"dropping-particle":"","family":"Dieckmann","given":"Marius Alfred","non-dropping-particle":"","parse-names":false,"suffix":""},{"dropping-particle":"","family":"Beyvers","given":"Sebastian","non-dropping-particle":"","parse-names":false,"suffix":""},{"dropping-particle":"","family":"Nkouamedjo-Fankep","given":"Rudel Christian","non-dropping-particle":"","parse-names":false,"suffix":""},{"dropping-particle":"","family":"Hanel","given":"Patrick Harald Georg","non-dropping-particle":"","parse-names":false,"suffix":""},{"dropping-particle":"","family":"Jelonek","given":"Lukas","non-dropping-particle":"","parse-names":false,"suffix":""},{"dropping-particle":"","family":"Blom","given":"Jochen","non-dropping-particle":"","parse-names":false,"suffix":""},{"dropping-particle":"","family":"Goesmann","given":"Alexander","non-dropping-particle":"","parse-names":false,"suffix":""}],"container-title":"Nucleic Acids Research","id":"ITEM-1","issue":"W1","issued":{"date-parts":[["2021","7","2"]]},"page":"W185","publisher":"Oxford University Press","title":"EDGAR3.0: comparative genomics and phylogenomics on a scalable infrastructure","type":"article-journal","volume":"49"},"uris":["http://www.mendeley.com/documents/?uuid=364dfd9e-89e4-325a-b56e-fca68f07c773"]}],"mendeley":{"formattedCitation":"[31]","plainTextFormattedCitation":"[31]","previouslyFormattedCitation":"[31]"},"properties":{"noteIndex":0},"schema":"https://github.com/citation-style-language/schema/raw/master/csl-citation.json"}</w:instrText>
      </w:r>
      <w:r w:rsidR="00275D24">
        <w:fldChar w:fldCharType="separate"/>
      </w:r>
      <w:r w:rsidR="00D624BC" w:rsidRPr="00D624BC">
        <w:rPr>
          <w:noProof/>
        </w:rPr>
        <w:t>[31]</w:t>
      </w:r>
      <w:r w:rsidR="00275D24">
        <w:fldChar w:fldCharType="end"/>
      </w:r>
      <w:r>
        <w:t xml:space="preserve">. The KEGG pathway annotation was performed by comparison of E.C. numbers in the pan-genome annotation and E.C. numbers in the reaction description of iUma22. The comparison resulted in three lists, E.C. numbers only present in iUma22 (iUmaNOTpan), present in the pan-genome and iUma (iUmaANDpan), and only present in pan-genome (panNOTiUma). The panNOTiUma list was exported as fasta-file and KAAS </w:t>
      </w:r>
      <w:r w:rsidR="58FE1DAF">
        <w:fldChar w:fldCharType="begin" w:fldLock="1"/>
      </w:r>
      <w:r w:rsidR="006F7DD3">
        <w:instrText>ADDIN CSL_CITATION {"citationItems":[{"id":"ITEM-1","itemData":{"DOI":"10.1093/NAR/GKM321","ISSN":"0305-1048","PMID":"17526522","abstract":"The number of complete and draft genomes is rapidly growing in recent years, and it has become increasingly important to automate the identification of functional properties and biological roles of genes in these genomes. In the KEGG database, genes in complete genomes are annotated with the KEGG orthology (KO) identifiers, or the K numbers, based on the best hit information using Smith- Waterman scores as well as by the manual curation. Each K number represents an ortholog group of genes, and it is directly linked to an object in the KEGG pathway map or the BRITE functional hierarchy. Here, we have developed a web-based server called KAAS (KEGG Automatic Annotation Server: http://www.genome.jp/kegg/kaas/) i.e. an implementation of a rapid method to automatically assign K numbers to genes in the genome, enabling reconstruction of KEGG pathways and BRITE hierarchies. The method is based on sequence similarities, bi-directional best hit information and some heuristics, and has achieved a high degree of accuracy when compared with the manually curated KEGG GENES database. © 2007 The Author(s).","author":[{"dropping-particle":"","family":"Moriya","given":"Yuki","non-dropping-particle":"","parse-names":false,"suffix":""},{"dropping-particle":"","family":"Itoh","given":"Masumi","non-dropping-particle":"","parse-names":false,"suffix":""},{"dropping-particle":"","family":"Okuda","given":"Shujiro","non-dropping-particle":"","parse-names":false,"suffix":""},{"dropping-particle":"","family":"Yoshizawa","given":"Akiyasu C.","non-dropping-particle":"","parse-names":false,"suffix":""},{"dropping-particle":"","family":"Kanehisa","given":"Minoru","non-dropping-particle":"","parse-names":false,"suffix":""}],"container-title":"Nucleic Acids Research","id":"ITEM-1","issue":"suppl_2","issued":{"date-parts":[["2007","7","1"]]},"page":"W182-W185","publisher":"Oxford Academic","title":"KAAS: an automatic genome annotation and pathway reconstruction server","type":"article-journal","volume":"35"},"uris":["http://www.mendeley.com/documents/?uuid=70d73e24-e55a-39af-9ab7-385b77ede960"]}],"mendeley":{"formattedCitation":"[32]","plainTextFormattedCitation":"[32]","previouslyFormattedCitation":"[32]"},"properties":{"noteIndex":0},"schema":"https://github.com/citation-style-language/schema/raw/master/csl-citation.json"}</w:instrText>
      </w:r>
      <w:r w:rsidR="58FE1DAF">
        <w:fldChar w:fldCharType="separate"/>
      </w:r>
      <w:r w:rsidR="00D624BC" w:rsidRPr="00D624BC">
        <w:rPr>
          <w:noProof/>
        </w:rPr>
        <w:t>[32]</w:t>
      </w:r>
      <w:r w:rsidR="58FE1DAF">
        <w:fldChar w:fldCharType="end"/>
      </w:r>
      <w:r>
        <w:t xml:space="preserve"> was used to annotate the list with KEGG pathway information. The annotation of the genes in the SBML-file was achieved with the BioServices Python package </w:t>
      </w:r>
      <w:r w:rsidR="58FE1DAF">
        <w:fldChar w:fldCharType="begin" w:fldLock="1"/>
      </w:r>
      <w:r w:rsidR="006F7DD3">
        <w:instrText>ADDIN CSL_CITATION {"citationItems":[{"id":"ITEM-1","itemData":{"DOI":"10.1093/BIOINFORMATICS/BTT547","ISSN":"1367-4803","PMID":"24064416","abstract":"Motivation: Web interfaces provide access to numerous biological databases. Many can be accessed to in a programmatic way thanks to Web Services. Building applications that combine several of them would benefit from a single framework. Results: BioServices is a comprehensive Python framework that provides programmatic access to major bioinformatics Web Services (e.g. KEGG, UniProt, BioModels, ChEMBLdb). Wrapping additional Web Services based either on Representational State Transfer or Simple Object Access Protocol/Web Services Description Language technologies is eased by the usage of object-oriented programming.","author":[{"dropping-particle":"","family":"Cokelaer","given":"Thomas","non-dropping-particle":"","parse-names":false,"suffix":""},{"dropping-particle":"","family":"Pultz","given":"Dennis","non-dropping-particle":"","parse-names":false,"suffix":""},{"dropping-particle":"","family":"Harder","given":"Lea M.","non-dropping-particle":"","parse-names":false,"suffix":""},{"dropping-particle":"","family":"Serra-Musach","given":"Jordi","non-dropping-particle":"","parse-names":false,"suffix":""},{"dropping-particle":"","family":"Saez-Rodriguez","given":"Julio","non-dropping-particle":"","parse-names":false,"suffix":""},{"dropping-particle":"","family":"Valencia","given":"Alfonso","non-dropping-particle":"","parse-names":false,"suffix":""}],"container-title":"Bioinformatics","id":"ITEM-1","issue":"24","issued":{"date-parts":[["2013","12","15"]]},"page":"3241-3242","publisher":"Oxford Academic","title":"BioServices: a common Python package to access biological Web Services programmatically","type":"article-journal","volume":"29"},"uris":["http://www.mendeley.com/documents/?uuid=6987b55c-70c1-3235-a869-e1606c551f32"]}],"mendeley":{"formattedCitation":"[33]","plainTextFormattedCitation":"[33]","previouslyFormattedCitation":"[33]"},"properties":{"noteIndex":0},"schema":"https://github.com/citation-style-language/schema/raw/master/csl-citation.json"}</w:instrText>
      </w:r>
      <w:r w:rsidR="58FE1DAF">
        <w:fldChar w:fldCharType="separate"/>
      </w:r>
      <w:r w:rsidR="00D624BC" w:rsidRPr="00D624BC">
        <w:rPr>
          <w:noProof/>
        </w:rPr>
        <w:t>[33]</w:t>
      </w:r>
      <w:r w:rsidR="58FE1DAF">
        <w:fldChar w:fldCharType="end"/>
      </w:r>
      <w:r>
        <w:t xml:space="preserve">. </w:t>
      </w:r>
    </w:p>
    <w:p w14:paraId="4E392E92" w14:textId="77777777" w:rsidR="00B6448A" w:rsidRPr="005536DA" w:rsidRDefault="00B6448A" w:rsidP="005536DA">
      <w:pPr>
        <w:pStyle w:val="MDPI31text"/>
      </w:pPr>
    </w:p>
    <w:p w14:paraId="0BD45C78" w14:textId="12F11A75" w:rsidR="00081EE0" w:rsidRDefault="000C05A7" w:rsidP="000C05A7">
      <w:pPr>
        <w:pStyle w:val="MDPI22heading2"/>
      </w:pPr>
      <w:r>
        <w:t xml:space="preserve">2.3 </w:t>
      </w:r>
      <w:r w:rsidR="2D0D565A" w:rsidRPr="2D0D565A">
        <w:t>Biomass equation and growth/non-growth maintenance</w:t>
      </w:r>
      <w:r w:rsidR="00081EE0">
        <w:t xml:space="preserve"> </w:t>
      </w:r>
    </w:p>
    <w:p w14:paraId="1786E07F" w14:textId="207100E4" w:rsidR="005C1465" w:rsidRPr="00136ECA" w:rsidRDefault="16119E70" w:rsidP="000C05A7">
      <w:pPr>
        <w:pStyle w:val="MDPI31text"/>
      </w:pPr>
      <w:r>
        <w:t xml:space="preserve">The composition of proteins, RNA and DNA was estimated based on the protein and genome sequence respectively, whereas the composition of lipids and the cell wall were results mined from scientific articles </w:t>
      </w:r>
      <w:r w:rsidR="58FE1DAF">
        <w:fldChar w:fldCharType="begin" w:fldLock="1"/>
      </w:r>
      <w:r w:rsidR="006F7DD3">
        <w:instrText>ADDIN CSL_CITATION {"citationItems":[{"id":"ITEM-1","itemData":{"DOI":"10.1099/00221287-143-10-3165","ISSN":"1465-2080","PMID":"33752284","abstract":"Plasma membrane vesicles from erg11 and erg2 sterol-deficient mutants and from wild-type Ustilago maydis sporidia treated with and without inhibitors of sterol 14α-demethylase or sterol Δ8-Δ7 isomerase (triadimenol and fenpropimorph fungicides, respectively) were purified by aqueous two-phase partitioning. Changes in plasma membrane lipid composition were mostly restricted to sterols and complex lipid-bound fatty acids (CLB fatty acids). There was a greater accumulation of abnormal sterols (14α-methyl- or Δ8-unsaturated sterols) in plasma membranes from sterol-deficient mutants than from those treated with their fungicide counterparts. However, greater growth inhibition was observed on fungicide-treated wild-type than on mutants. Changes in CLB fatty acids were restricted to alterations in the relative proportion of linoleic acid (18:2) with respect to oleic acid (18:1). The 18:2 to 18:1 ratio found in CLB fatty acids in plasma membranes could be correlated to rates of sporidial growth but not to accumulation of a particular abnormal sterol or to the extent of sterol replacement. Plasma membrane permeability to protons was increased moderately in the mutants only. No changes were observed in plasma membrane fluidity. Plasma membrane H+-ATPase activity was increased up to twofold in those cases with lower growth rate. It was concluded that fungicide-induced growth inhibition in U. maydis was not due to accumulation of abnormal sterols in plasma membranes but probably due to intracellular ATP depletion by the H+-ATPase and that changes in 18:2 to 18:1 ratio in CLB fatty acids were not directly dependent on the plasma membrane physical state or lipid composition but were possibly part of a stress adaptation mechanism.","author":[{"dropping-particle":"","family":"Hernández","given":"Agustín","non-dropping-particle":"","parse-names":false,"suffix":""},{"dropping-particle":"","family":"Cooke","given":"David T.","non-dropping-particle":"","parse-names":false,"suffix":""},{"dropping-particle":"","family":"Lewis","given":"Mervyn","non-dropping-particle":"","parse-names":false,"suffix":""},{"dropping-particle":"","family":"Clarkson","given":"David T.","non-dropping-particle":"","parse-names":false,"suffix":""}],"container-title":"Microbiology (Reading, England)","id":"ITEM-1","issue":"10","issued":{"date-parts":[["1997"]]},"page":"3165-3174","publisher":"Microbiology (Reading)","title":"Fungicides and sterol-deficient mutants of Ustilago maydis: plasma membrane physico-chemical characteristics do not explain growth inhibition","type":"article-journal","volume":"143"},"uris":["http://www.mendeley.com/documents/?uuid=78e73a1e-0d1f-346f-b7cb-9af288b1983a"]},{"id":"ITEM-2","itemData":{"DOI":"10.1006/FGBI.1996.0028","ISSN":"1087-1845","PMID":"8810518","abstract":"Isolated or in vivo cell walls from the yeast and mycelial forms of haploid Ustilago maydis were not stained by the normal osmium procedure for electron microscopy. KMnO4 stained mycelial walls, revealing a layered structure with a loose electron-dense layer at the cell surface, but stained only the outer surface layer of yeast walls. Walls were purified from extracts obtained by ballistic and ultrasonic disruption. Chemical analysis showed that composition of yeast and mycelial walls was similar. Yeast walls contained higher amounts of neutral sugars and protein, whereas mycelial walls contained more chitin and phosphate. No chitosan or uronic acids were detected. Higher proportions of xylose and mannose were present in yeast walls, whereas the amounts of glucose and galactose were higher in mycelial walls. Fucose, arabinose, and ribose were detected in yeast walls only. Electrophoretic patterns of proteins extracted with SDS, β1,3-glucanase, or chitinase were similar in walls of both morphologies, although some differential bands were identified. Most antigenic proteins appeared in the covalently bound fraction of the wall. Some were common to both morphologies, but others were stage specific.","author":[{"dropping-particle":"","family":"Ruiz-Herrera","given":"Jose","non-dropping-particle":"","parse-names":false,"suffix":""},{"dropping-particle":"","family":"Leon","given":"Claudia G.","non-dropping-particle":"","parse-names":false,"suffix":""},{"dropping-particle":"","family":"Carabez-Trejo","given":"Alfonso","non-dropping-particle":"","parse-names":false,"suffix":""},{"dropping-particle":"","family":"Reyes-Salinas","given":"Emma","non-dropping-particle":"","parse-names":false,"suffix":""}],"container-title":"Fungal genetics and biology : FG &amp; B","id":"ITEM-2","issue":"2","issued":{"date-parts":[["1996"]]},"page":"133-142","publisher":"Fungal Genet Biol","title":"Structure and chemical composition of the cell walls from the haploid yeast and mycelial forms of Ustilago maydis","type":"article-journal","volume":"20"},"uris":["http://www.mendeley.com/documents/?uuid=7dd80bbc-607b-3a45-9b92-3a5e589067d1"]}],"mendeley":{"formattedCitation":"[34,35]","plainTextFormattedCitation":"[34,35]","previouslyFormattedCitation":"[34,35]"},"properties":{"noteIndex":0},"schema":"https://github.com/citation-style-language/schema/raw/master/csl-citation.json"}</w:instrText>
      </w:r>
      <w:r w:rsidR="58FE1DAF">
        <w:fldChar w:fldCharType="separate"/>
      </w:r>
      <w:r w:rsidR="00D624BC" w:rsidRPr="00D624BC">
        <w:rPr>
          <w:noProof/>
        </w:rPr>
        <w:t>[34,35]</w:t>
      </w:r>
      <w:r w:rsidR="58FE1DAF">
        <w:fldChar w:fldCharType="end"/>
      </w:r>
      <w:r>
        <w:t xml:space="preserve">. The exact biomass composition of </w:t>
      </w:r>
      <w:r w:rsidRPr="16119E70">
        <w:rPr>
          <w:i/>
          <w:iCs/>
        </w:rPr>
        <w:t>U. maydis</w:t>
      </w:r>
      <w:r>
        <w:t xml:space="preserve"> is not available, however, the specific elemental composition </w:t>
      </w:r>
      <w:r w:rsidR="58FE1DAF">
        <w:fldChar w:fldCharType="begin" w:fldLock="1"/>
      </w:r>
      <w:r w:rsidR="006F7DD3">
        <w:instrText>ADDIN CSL_CITATION {"citationItems":[{"id":"ITEM-1","itemData":{"DOI":"10.1186/1475-2859-11-43/FIGURES/6","ISSN":"14752859","PMID":"22480369","abstract":"Background: In the last years, the biotechnological production of platform chemicals for fuel components has become a major focus of interest. Although ligno-cellulosic material is considered as suitable feedstock, the almost inevitable pretreatment of this recalcitrant material may interfere with the subsequent fermentation steps. In this study, the fungus Ustilago maydis was used to produce itaconic acid as platform chemical for the synthesis of potential biofuels such as 3-methyltetrahydrofuran. No studies, however, have investigated how pretreatment of ligno-cellulosic biomass precisely influences the subsequent fermentation by U. maydis. Thus, this current study aims to first characterize U. maydis in shake flasks and then to evaluate the influence of three exemplary pretreatment methods on the cultivation and itaconic acid production of this fungus. Cellulose enzymatically hydrolysed in seawater and salt-assisted organic-acid catalysed cellulose were investigated as substrates. Lastly, hydrolysed hemicellulose from fractionated beech wood was applied as substrate.Results: U. maydis was characterized on shake flask level regarding its itaconic acid production on glucose. Nitrogen limitation was shown to be a crucial condition for the production of itaconic acid. For itaconic acid concentrations above 25 g/L, a significant product inhibition was observed. Performing experiments that simulated influences of possible pretreatment methods, U. maydis was only slightly affected by high osmolarities up to 3.5 osmol/L as well as of 0.1 M oxalic acid. The production of itaconic acid was achieved on pretreated cellulose in seawater and on the hydrolysed hemicellulosic fraction of pretreated beech wood.Conclusion: The fungus U. maydis is a promising producer of itaconic acid, since it grows as single cells (yeast-like) in submerged cultivations and it is extremely robust in high osmotic media and real seawater. Moreover, U. maydis can grow on the hemicellulosic fraction of pretreated beech wood. Thereby, this fungus combines important advantages of yeasts and filamentous fungi. Nevertheless, the biomass pretreatment does indeed affect the subsequent itaconic acid production. Although U. maydis is insusceptible to most possible impurities from pretreatment, high amounts of salts or residues of organic acids can slow microbial growth and decrease the production. Consequently, the pretreatment step needs to fit the prerequisites defined by the actual microorgani…","author":[{"dropping-particle":"","family":"Klement","given":"Tobias","non-dropping-particle":"","parse-names":false,"suffix":""},{"dropping-particle":"","family":"Milker","given":"Sofia","non-dropping-particle":"","parse-names":false,"suffix":""},{"dropping-particle":"","family":"Jäger","given":"Gernot","non-dropping-particle":"","parse-names":false,"suffix":""},{"dropping-particle":"","family":"Grande","given":"Philipp M.","non-dropping-particle":"","parse-names":false,"suffix":""},{"dropping-particle":"","family":"Domínguez de María","given":"Pablo","non-dropping-particle":"","parse-names":false,"suffix":""},{"dropping-particle":"","family":"Büchs","given":"Jochen","non-dropping-particle":"","parse-names":false,"suffix":""}],"container-title":"Microbial Cell Factories","id":"ITEM-1","issue":"1","issued":{"date-parts":[["2012","4","5"]]},"page":"1-13","publisher":"BioMed Central","title":"Biomass pretreatment affects Ustilago maydis in producing itaconic acid","type":"article-journal","volume":"11"},"uris":["http://www.mendeley.com/documents/?uuid=bc0bdb2d-4abd-3705-876e-933074316eb5"]}],"mendeley":{"formattedCitation":"[36]","plainTextFormattedCitation":"[36]","previouslyFormattedCitation":"[36]"},"properties":{"noteIndex":0},"schema":"https://github.com/citation-style-language/schema/raw/master/csl-citation.json"}</w:instrText>
      </w:r>
      <w:r w:rsidR="58FE1DAF">
        <w:fldChar w:fldCharType="separate"/>
      </w:r>
      <w:r w:rsidR="00D624BC" w:rsidRPr="00D624BC">
        <w:rPr>
          <w:noProof/>
        </w:rPr>
        <w:t>[36]</w:t>
      </w:r>
      <w:r w:rsidR="58FE1DAF">
        <w:fldChar w:fldCharType="end"/>
      </w:r>
      <w:r>
        <w:t xml:space="preserve"> and the biomass composition for fungi in general </w:t>
      </w:r>
      <w:r w:rsidR="58FE1DAF">
        <w:fldChar w:fldCharType="begin" w:fldLock="1"/>
      </w:r>
      <w:r w:rsidR="006F7DD3">
        <w:instrText>ADDIN CSL_CITATION {"citationItems":[{"id":"ITEM-1","itemData":{"DOI":"10.1002/JCTB.280640118","ISSN":"1097-4660","author":[{"dropping-particle":"","family":"Bushell","given":"M. E.","non-dropping-particle":"","parse-names":false,"suffix":""}],"container-title":"Journal of Chemical Technology &amp; Biotechnology","id":"ITEM-1","issue":"1","issued":{"date-parts":[["1995","9","1"]]},"page":"105-105","publisher":"John Wiley &amp; Sons, Ltd","title":"Fungal physiology (2nd Edition). By David H. Griffin, J. Wiley &amp; Sons, Inc., New York, 1994, x + 458 pp., price £66.00, US$92.50. ISBN 0 471 59586 1","type":"article-journal","volume":"64"},"uris":["http://www.mendeley.com/documents/?uuid=b519037d-549a-3c86-b7af-8b96f5033d16"]}],"mendeley":{"formattedCitation":"[37]","plainTextFormattedCitation":"[37]","previouslyFormattedCitation":"[37]"},"properties":{"noteIndex":0},"schema":"https://github.com/citation-style-language/schema/raw/master/csl-citation.json"}</w:instrText>
      </w:r>
      <w:r w:rsidR="58FE1DAF">
        <w:fldChar w:fldCharType="separate"/>
      </w:r>
      <w:r w:rsidR="00D624BC" w:rsidRPr="00D624BC">
        <w:rPr>
          <w:noProof/>
        </w:rPr>
        <w:t>[37]</w:t>
      </w:r>
      <w:r w:rsidR="58FE1DAF">
        <w:fldChar w:fldCharType="end"/>
      </w:r>
      <w:r>
        <w:t xml:space="preserve"> was used as a starting point and linear programming was applied to approximate the total biomass composition (Supplement). The composition values of each monomer were converted into stoichiometric values </w:t>
      </w:r>
      <w:r w:rsidR="58FE1DAF">
        <w:fldChar w:fldCharType="begin" w:fldLock="1"/>
      </w:r>
      <w:r w:rsidR="006F7DD3">
        <w:instrText>ADDIN CSL_CITATION {"citationItems":[{"id":"ITEM-1","itemData":{"DOI":"10.1038/nprot.2009.203","ISSN":"1750-2799","abstract":"Network reconstructions are a common denominator in systems biology. Bottom–up metabolic network reconstructions have been developed over the last 10 years. These reconstructions represent structured knowledge bases that abstract pertinent information on the biochemical transformations taking place within specific target organisms. The conversion of a reconstruction into a mathematical format facilitates a myriad of computational biological studies, including evaluation of network content, hypothesis testing and generation, analysis of phenotypic characteristics and metabolic engineering. To date, genome-scale metabolic reconstructions for more than 30 organisms have been published and this number is expected to increase rapidly. However, these reconstructions differ in quality and coverage that may minimize their predictive potential and use as knowledge bases. Here we present a comprehensive protocol describing each step necessary to build a high-quality genome-scale metabolic reconstruction, as well as the common trials and tribulations. Therefore, this protocol provides a helpful manual for all stages of the reconstruction process.","author":[{"dropping-particle":"","family":"Thiele","given":"Ines","non-dropping-particle":"","parse-names":false,"suffix":""},{"dropping-particle":"","family":"Palsson","given":"Bernhard","non-dropping-particle":"","parse-names":false,"suffix":""}],"container-title":"Nature Protocols","id":"ITEM-1","issue":"1","issued":{"date-parts":[["2010","1"]]},"page":"93-121","publisher":"Nature Publishing Group","title":"A protocol for generating a high-quality genome-scale metabolic reconstruction","type":"article-journal","volume":"5"},"uris":["http://www.mendeley.com/documents/?uuid=162835d4-c75d-3bb9-b92c-184252e2970a"]}],"mendeley":{"formattedCitation":"[38]","plainTextFormattedCitation":"[38]","previouslyFormattedCitation":"[38]"},"properties":{"noteIndex":0},"schema":"https://github.com/citation-style-language/schema/raw/master/csl-citation.json"}</w:instrText>
      </w:r>
      <w:r w:rsidR="58FE1DAF">
        <w:fldChar w:fldCharType="separate"/>
      </w:r>
      <w:r w:rsidR="00D624BC" w:rsidRPr="00D624BC">
        <w:rPr>
          <w:noProof/>
        </w:rPr>
        <w:t>[38]</w:t>
      </w:r>
      <w:r w:rsidR="58FE1DAF">
        <w:fldChar w:fldCharType="end"/>
      </w:r>
      <w:r>
        <w:t>. For example, to determine the AA composition contribution (in mol</w:t>
      </w:r>
      <w:r w:rsidRPr="16119E70">
        <w:rPr>
          <w:vertAlign w:val="subscript"/>
        </w:rPr>
        <w:t>AA</w:t>
      </w:r>
      <w:r>
        <w:t>/g</w:t>
      </w:r>
      <w:r w:rsidRPr="16119E70">
        <w:rPr>
          <w:vertAlign w:val="subscript"/>
        </w:rPr>
        <w:t>Prot</w:t>
      </w:r>
      <w:r>
        <w:t>), first the AA-protein molarity (MP</w:t>
      </w:r>
      <w:r w:rsidRPr="16119E70">
        <w:rPr>
          <w:vertAlign w:val="subscript"/>
        </w:rPr>
        <w:t>AA</w:t>
      </w:r>
      <w:r>
        <w:t xml:space="preserve"> in g</w:t>
      </w:r>
      <w:r w:rsidRPr="16119E70">
        <w:rPr>
          <w:vertAlign w:val="subscript"/>
        </w:rPr>
        <w:t>AA</w:t>
      </w:r>
      <w:r>
        <w:t>/mol</w:t>
      </w:r>
      <w:r w:rsidRPr="16119E70">
        <w:rPr>
          <w:vertAlign w:val="subscript"/>
        </w:rPr>
        <w:t>Prot</w:t>
      </w:r>
      <w:r>
        <w:t>) was calculated by multiplying the AA codon frequency with the AA molar mass (minus the molar mass of water released during polymerization) (Eq. 1). Normalizing each AA-protein molarity by the overall sum yields the weight fraction of each AA (WP</w:t>
      </w:r>
      <w:r w:rsidRPr="16119E70">
        <w:rPr>
          <w:vertAlign w:val="subscript"/>
        </w:rPr>
        <w:t>AA</w:t>
      </w:r>
      <w:r>
        <w:t>) (Eq. 2). Division of the AA weight fraction (WP</w:t>
      </w:r>
      <w:r w:rsidRPr="16119E70">
        <w:rPr>
          <w:vertAlign w:val="subscript"/>
        </w:rPr>
        <w:t>AA</w:t>
      </w:r>
      <w:r>
        <w:t>) by its molar mass and multiplication with the weight fraction of protein to the dry weight (X in g</w:t>
      </w:r>
      <w:r w:rsidRPr="16119E70">
        <w:rPr>
          <w:vertAlign w:val="subscript"/>
        </w:rPr>
        <w:t>Prot</w:t>
      </w:r>
      <w:r>
        <w:t>/g</w:t>
      </w:r>
      <w:r w:rsidRPr="16119E70">
        <w:rPr>
          <w:vertAlign w:val="subscript"/>
        </w:rPr>
        <w:t>CDW</w:t>
      </w:r>
      <w:r>
        <w:t>) and conversion from mol to mmol (factor 1000) gives the stoichiometric factor (SF</w:t>
      </w:r>
      <w:r w:rsidRPr="16119E70">
        <w:rPr>
          <w:vertAlign w:val="subscript"/>
        </w:rPr>
        <w:t>AA</w:t>
      </w:r>
      <w:r>
        <w:t>) (Eq. 3). To calculate the stoichiometric factor of an AA (</w:t>
      </w:r>
      <w:r w:rsidRPr="16119E70">
        <w:rPr>
          <w:i/>
          <w:iCs/>
        </w:rPr>
        <w:t>SF</w:t>
      </w:r>
      <w:r w:rsidRPr="16119E70">
        <w:rPr>
          <w:i/>
          <w:iCs/>
          <w:vertAlign w:val="subscript"/>
        </w:rPr>
        <w:t>AA</w:t>
      </w:r>
      <w:r>
        <w:t>) the molar percentage (</w:t>
      </w:r>
      <w:r w:rsidRPr="16119E70">
        <w:rPr>
          <w:i/>
          <w:iCs/>
        </w:rPr>
        <w:t>MP</w:t>
      </w:r>
      <w:r>
        <w:t>) is multiplied with the fractional protein mass per biomass (</w:t>
      </w:r>
      <w:r w:rsidRPr="16119E70">
        <w:rPr>
          <w:i/>
          <w:iCs/>
        </w:rPr>
        <w:t>X</w:t>
      </w:r>
      <w:r>
        <w:t>) (Eq. 2).</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207C95" w:rsidRPr="003030D2" w14:paraId="17A612F1" w14:textId="77777777" w:rsidTr="00901803">
        <w:tc>
          <w:tcPr>
            <w:tcW w:w="7428" w:type="dxa"/>
          </w:tcPr>
          <w:p w14:paraId="36216964" w14:textId="5FB6E0FC" w:rsidR="00207C95" w:rsidRPr="003030D2" w:rsidRDefault="00245CDE" w:rsidP="00910BA1">
            <w:pPr>
              <w:pStyle w:val="MDPI39equation"/>
            </w:pPr>
            <w:r>
              <w:t>MP</w:t>
            </w:r>
            <w:r w:rsidRPr="00910BA1">
              <w:rPr>
                <w:vertAlign w:val="subscript"/>
              </w:rPr>
              <w:t>AA</w:t>
            </w:r>
            <w:r>
              <w:t xml:space="preserve"> [g</w:t>
            </w:r>
            <w:r w:rsidRPr="00910BA1">
              <w:rPr>
                <w:vertAlign w:val="subscript"/>
              </w:rPr>
              <w:t>AA</w:t>
            </w:r>
            <w:r>
              <w:t>/mol</w:t>
            </w:r>
            <w:r w:rsidRPr="00910BA1">
              <w:rPr>
                <w:vertAlign w:val="subscript"/>
              </w:rPr>
              <w:t>Prot</w:t>
            </w:r>
            <w:r>
              <w:t>]</w:t>
            </w:r>
            <w:r w:rsidR="00207C95">
              <w:t xml:space="preserve"> = CDN</w:t>
            </w:r>
            <w:r w:rsidR="00207C95">
              <w:rPr>
                <w:vertAlign w:val="subscript"/>
              </w:rPr>
              <w:t>AA</w:t>
            </w:r>
            <w:r w:rsidR="00910BA1">
              <w:t xml:space="preserve"> / </w:t>
            </w:r>
            <w:r w:rsidR="00207C95" w:rsidRPr="00207C95">
              <w:rPr>
                <w:rFonts w:ascii="Symbol" w:hAnsi="Symbol"/>
              </w:rPr>
              <w:t></w:t>
            </w:r>
            <w:r w:rsidR="00207C95">
              <w:t xml:space="preserve"> CDN</w:t>
            </w:r>
            <w:r>
              <w:t xml:space="preserve"> • (M</w:t>
            </w:r>
            <w:r w:rsidRPr="00D423B9">
              <w:rPr>
                <w:vertAlign w:val="subscript"/>
              </w:rPr>
              <w:t>AA</w:t>
            </w:r>
            <w:r>
              <w:t xml:space="preserve"> – M</w:t>
            </w:r>
            <w:r w:rsidRPr="00D423B9">
              <w:rPr>
                <w:vertAlign w:val="subscript"/>
              </w:rPr>
              <w:t>H2O</w:t>
            </w:r>
            <w:r>
              <w:t>)</w:t>
            </w:r>
          </w:p>
        </w:tc>
        <w:tc>
          <w:tcPr>
            <w:tcW w:w="431" w:type="dxa"/>
            <w:vAlign w:val="center"/>
          </w:tcPr>
          <w:p w14:paraId="3AD4FACB" w14:textId="77777777" w:rsidR="00207C95" w:rsidRPr="003030D2" w:rsidRDefault="00207C95" w:rsidP="00901803">
            <w:pPr>
              <w:pStyle w:val="MDPI3aequationnumber"/>
              <w:spacing w:line="260" w:lineRule="atLeast"/>
            </w:pPr>
            <w:r w:rsidRPr="003030D2">
              <w:t>(1)</w:t>
            </w:r>
          </w:p>
        </w:tc>
      </w:tr>
      <w:tr w:rsidR="00910BA1" w:rsidRPr="003030D2" w14:paraId="24FE86BC" w14:textId="77777777" w:rsidTr="00901803">
        <w:tc>
          <w:tcPr>
            <w:tcW w:w="7428" w:type="dxa"/>
          </w:tcPr>
          <w:p w14:paraId="603FD8F2" w14:textId="3D672DC3" w:rsidR="00910BA1" w:rsidRPr="00245CDE" w:rsidRDefault="00245CDE" w:rsidP="00245CDE">
            <w:pPr>
              <w:pStyle w:val="MDPI39equation"/>
              <w:rPr>
                <w:b/>
              </w:rPr>
            </w:pPr>
            <w:r>
              <w:t>W</w:t>
            </w:r>
            <w:r w:rsidR="00910BA1">
              <w:t>P</w:t>
            </w:r>
            <w:r w:rsidR="00910BA1" w:rsidRPr="00910BA1">
              <w:rPr>
                <w:vertAlign w:val="subscript"/>
              </w:rPr>
              <w:t>AA</w:t>
            </w:r>
            <w:r w:rsidR="00910BA1">
              <w:t xml:space="preserve"> [g</w:t>
            </w:r>
            <w:r w:rsidR="00910BA1" w:rsidRPr="00910BA1">
              <w:rPr>
                <w:vertAlign w:val="subscript"/>
              </w:rPr>
              <w:t>AA</w:t>
            </w:r>
            <w:r w:rsidR="00910BA1">
              <w:t>/</w:t>
            </w:r>
            <w:r>
              <w:t>g</w:t>
            </w:r>
            <w:r w:rsidR="00910BA1" w:rsidRPr="00910BA1">
              <w:rPr>
                <w:vertAlign w:val="subscript"/>
              </w:rPr>
              <w:t>Prot</w:t>
            </w:r>
            <w:r w:rsidR="00910BA1">
              <w:t xml:space="preserve">] = </w:t>
            </w:r>
            <w:r>
              <w:t>MP</w:t>
            </w:r>
            <w:r w:rsidRPr="00910BA1">
              <w:rPr>
                <w:vertAlign w:val="subscript"/>
              </w:rPr>
              <w:t>AA</w:t>
            </w:r>
            <w:r>
              <w:t xml:space="preserve"> / </w:t>
            </w:r>
            <w:r w:rsidRPr="00207C95">
              <w:rPr>
                <w:rFonts w:ascii="Symbol" w:hAnsi="Symbol"/>
              </w:rPr>
              <w:t></w:t>
            </w:r>
            <w:r>
              <w:rPr>
                <w:rFonts w:ascii="Symbol" w:hAnsi="Symbol"/>
              </w:rPr>
              <w:t></w:t>
            </w:r>
            <w:r>
              <w:t>MP</w:t>
            </w:r>
          </w:p>
        </w:tc>
        <w:tc>
          <w:tcPr>
            <w:tcW w:w="431" w:type="dxa"/>
            <w:vAlign w:val="center"/>
          </w:tcPr>
          <w:p w14:paraId="0C72A3B1" w14:textId="41E07719" w:rsidR="00910BA1" w:rsidRPr="003030D2" w:rsidRDefault="00B97993" w:rsidP="00901803">
            <w:pPr>
              <w:pStyle w:val="MDPI3aequationnumber"/>
              <w:spacing w:line="260" w:lineRule="atLeast"/>
            </w:pPr>
            <w:r>
              <w:t>(2)</w:t>
            </w:r>
          </w:p>
        </w:tc>
      </w:tr>
      <w:tr w:rsidR="005D4BE0" w:rsidRPr="003030D2" w14:paraId="6F47ED6A" w14:textId="77777777" w:rsidTr="00901803">
        <w:tc>
          <w:tcPr>
            <w:tcW w:w="7428" w:type="dxa"/>
          </w:tcPr>
          <w:p w14:paraId="1FE025F5" w14:textId="22AE2522" w:rsidR="005D4BE0" w:rsidRDefault="00136ECA" w:rsidP="00245CDE">
            <w:pPr>
              <w:pStyle w:val="MDPI39equation"/>
            </w:pPr>
            <w:r>
              <w:t>SF</w:t>
            </w:r>
            <w:r w:rsidR="00047D32" w:rsidRPr="005D4BE0">
              <w:rPr>
                <w:vertAlign w:val="subscript"/>
              </w:rPr>
              <w:t>AA</w:t>
            </w:r>
            <w:r w:rsidR="00047D32">
              <w:t xml:space="preserve"> [</w:t>
            </w:r>
            <w:r w:rsidR="00245CDE">
              <w:t>mol</w:t>
            </w:r>
            <w:r w:rsidR="00047D32" w:rsidRPr="00047D32">
              <w:rPr>
                <w:vertAlign w:val="subscript"/>
              </w:rPr>
              <w:t>AA</w:t>
            </w:r>
            <w:r w:rsidR="00047D32">
              <w:t>/g</w:t>
            </w:r>
            <w:r w:rsidR="00B97993">
              <w:rPr>
                <w:vertAlign w:val="subscript"/>
              </w:rPr>
              <w:t>CDW</w:t>
            </w:r>
            <w:r w:rsidR="00047D32">
              <w:t>]</w:t>
            </w:r>
            <w:r w:rsidR="005D4BE0">
              <w:t xml:space="preserve"> = </w:t>
            </w:r>
            <w:r w:rsidR="00910BA1">
              <w:t>W</w:t>
            </w:r>
            <w:r>
              <w:t>P</w:t>
            </w:r>
            <w:r w:rsidR="00047D32" w:rsidRPr="005D4BE0">
              <w:rPr>
                <w:vertAlign w:val="subscript"/>
              </w:rPr>
              <w:t>AA</w:t>
            </w:r>
            <w:r w:rsidR="00910BA1">
              <w:t>/</w:t>
            </w:r>
            <w:r w:rsidR="00EA1C1E">
              <w:t>(</w:t>
            </w:r>
            <w:r w:rsidR="00910BA1">
              <w:t>M</w:t>
            </w:r>
            <w:r w:rsidR="00910BA1" w:rsidRPr="00910BA1">
              <w:rPr>
                <w:vertAlign w:val="subscript"/>
              </w:rPr>
              <w:t>AA</w:t>
            </w:r>
            <w:r w:rsidR="00D423B9">
              <w:t xml:space="preserve"> </w:t>
            </w:r>
            <w:r w:rsidR="00EA1C1E">
              <w:t>– M</w:t>
            </w:r>
            <w:r w:rsidR="00EA1C1E" w:rsidRPr="00D423B9">
              <w:rPr>
                <w:vertAlign w:val="subscript"/>
              </w:rPr>
              <w:t>H2O</w:t>
            </w:r>
            <w:r w:rsidR="00EA1C1E">
              <w:t xml:space="preserve">) </w:t>
            </w:r>
            <w:r>
              <w:t>•</w:t>
            </w:r>
            <w:r w:rsidR="00D423B9">
              <w:t xml:space="preserve"> </w:t>
            </w:r>
            <w:r>
              <w:t>X</w:t>
            </w:r>
            <w:r w:rsidR="00D423B9">
              <w:t xml:space="preserve"> </w:t>
            </w:r>
            <w:r>
              <w:t>•</w:t>
            </w:r>
            <w:r w:rsidR="00D423B9">
              <w:t xml:space="preserve"> </w:t>
            </w:r>
            <w:r>
              <w:t>1000</w:t>
            </w:r>
          </w:p>
        </w:tc>
        <w:tc>
          <w:tcPr>
            <w:tcW w:w="431" w:type="dxa"/>
            <w:vAlign w:val="center"/>
          </w:tcPr>
          <w:p w14:paraId="751CDC9A" w14:textId="3821659B" w:rsidR="005D4BE0" w:rsidRPr="003030D2" w:rsidRDefault="00B97993" w:rsidP="00901803">
            <w:pPr>
              <w:pStyle w:val="MDPI3aequationnumber"/>
              <w:spacing w:line="260" w:lineRule="atLeast"/>
            </w:pPr>
            <w:r>
              <w:t>(3)</w:t>
            </w:r>
          </w:p>
        </w:tc>
      </w:tr>
    </w:tbl>
    <w:p w14:paraId="117FC5A9" w14:textId="756D3DCB" w:rsidR="00580E84" w:rsidRDefault="00685DC7" w:rsidP="00685DC7">
      <w:pPr>
        <w:pStyle w:val="MDPI31text"/>
      </w:pPr>
      <w:r>
        <w:t>The fraction of protein on total biomass (</w:t>
      </w:r>
      <w:r w:rsidRPr="00685DC7">
        <w:rPr>
          <w:i/>
        </w:rPr>
        <w:t>X</w:t>
      </w:r>
      <w:r>
        <w:t>)</w:t>
      </w:r>
      <w:r w:rsidR="00F66946">
        <w:t xml:space="preserve"> is unknown and</w:t>
      </w:r>
      <w:r>
        <w:t xml:space="preserve"> was determined by linear optimization. </w:t>
      </w:r>
      <w:r w:rsidR="00136ECA">
        <w:t xml:space="preserve">The average elemental composition of each macromolecule </w:t>
      </w:r>
      <w:r>
        <w:t>(p</w:t>
      </w:r>
      <w:r w:rsidR="00136ECA">
        <w:t xml:space="preserve">rotein, DNA., RNA, </w:t>
      </w:r>
      <w:r>
        <w:t>lip</w:t>
      </w:r>
      <w:r w:rsidR="00136ECA">
        <w:t xml:space="preserve">id, </w:t>
      </w:r>
      <w:r>
        <w:t>c</w:t>
      </w:r>
      <w:r w:rsidR="00136ECA">
        <w:t xml:space="preserve">ell </w:t>
      </w:r>
      <w:r>
        <w:t>w</w:t>
      </w:r>
      <w:r w:rsidR="00136ECA">
        <w:t>all</w:t>
      </w:r>
      <w:r>
        <w:t>)</w:t>
      </w:r>
      <w:r w:rsidR="00136ECA">
        <w:t xml:space="preserve"> was determined by summing up the products of the absolute </w:t>
      </w:r>
      <w:r w:rsidR="00136ECA">
        <w:lastRenderedPageBreak/>
        <w:t>amount of each element</w:t>
      </w:r>
      <w:r w:rsidR="00A41A9E">
        <w:t xml:space="preserve"> and the corresponding </w:t>
      </w:r>
      <w:r>
        <w:t>C-mole content was calculated</w:t>
      </w:r>
      <w:r w:rsidRPr="00685DC7">
        <w:t xml:space="preserve"> </w:t>
      </w:r>
      <w:r w:rsidR="00635A75">
        <w:fldChar w:fldCharType="begin" w:fldLock="1"/>
      </w:r>
      <w:r w:rsidR="006F7DD3">
        <w:instrText>ADDIN CSL_CITATION {"citationItems":[{"id":"ITEM-1","itemData":{"DOI":"10.1186/1475-2859-11-43/FIGURES/6","ISSN":"14752859","PMID":"22480369","abstract":"Background: In the last years, the biotechnological production of platform chemicals for fuel components has become a major focus of interest. Although ligno-cellulosic material is considered as suitable feedstock, the almost inevitable pretreatment of this recalcitrant material may interfere with the subsequent fermentation steps. In this study, the fungus Ustilago maydis was used to produce itaconic acid as platform chemical for the synthesis of potential biofuels such as 3-methyltetrahydrofuran. No studies, however, have investigated how pretreatment of ligno-cellulosic biomass precisely influences the subsequent fermentation by U. maydis. Thus, this current study aims to first characterize U. maydis in shake flasks and then to evaluate the influence of three exemplary pretreatment methods on the cultivation and itaconic acid production of this fungus. Cellulose enzymatically hydrolysed in seawater and salt-assisted organic-acid catalysed cellulose were investigated as substrates. Lastly, hydrolysed hemicellulose from fractionated beech wood was applied as substrate.Results: U. maydis was characterized on shake flask level regarding its itaconic acid production on glucose. Nitrogen limitation was shown to be a crucial condition for the production of itaconic acid. For itaconic acid concentrations above 25 g/L, a significant product inhibition was observed. Performing experiments that simulated influences of possible pretreatment methods, U. maydis was only slightly affected by high osmolarities up to 3.5 osmol/L as well as of 0.1 M oxalic acid. The production of itaconic acid was achieved on pretreated cellulose in seawater and on the hydrolysed hemicellulosic fraction of pretreated beech wood.Conclusion: The fungus U. maydis is a promising producer of itaconic acid, since it grows as single cells (yeast-like) in submerged cultivations and it is extremely robust in high osmotic media and real seawater. Moreover, U. maydis can grow on the hemicellulosic fraction of pretreated beech wood. Thereby, this fungus combines important advantages of yeasts and filamentous fungi. Nevertheless, the biomass pretreatment does indeed affect the subsequent itaconic acid production. Although U. maydis is insusceptible to most possible impurities from pretreatment, high amounts of salts or residues of organic acids can slow microbial growth and decrease the production. Consequently, the pretreatment step needs to fit the prerequisites defined by the actual microorgani…","author":[{"dropping-particle":"","family":"Klement","given":"Tobias","non-dropping-particle":"","parse-names":false,"suffix":""},{"dropping-particle":"","family":"Milker","given":"Sofia","non-dropping-particle":"","parse-names":false,"suffix":""},{"dropping-particle":"","family":"Jäger","given":"Gernot","non-dropping-particle":"","parse-names":false,"suffix":""},{"dropping-particle":"","family":"Grande","given":"Philipp M.","non-dropping-particle":"","parse-names":false,"suffix":""},{"dropping-particle":"","family":"Domínguez de María","given":"Pablo","non-dropping-particle":"","parse-names":false,"suffix":""},{"dropping-particle":"","family":"Büchs","given":"Jochen","non-dropping-particle":"","parse-names":false,"suffix":""}],"container-title":"Microbial Cell Factories","id":"ITEM-1","issue":"1","issued":{"date-parts":[["2012","4","5"]]},"page":"1-13","publisher":"BioMed Central","title":"Biomass pretreatment affects Ustilago maydis in producing itaconic acid","type":"article-journal","volume":"11"},"uris":["http://www.mendeley.com/documents/?uuid=bc0bdb2d-4abd-3705-876e-933074316eb5"]}],"mendeley":{"formattedCitation":"[36]","plainTextFormattedCitation":"[36]","previouslyFormattedCitation":"[36]"},"properties":{"noteIndex":0},"schema":"https://github.com/citation-style-language/schema/raw/master/csl-citation.json"}</w:instrText>
      </w:r>
      <w:r w:rsidR="00635A75">
        <w:fldChar w:fldCharType="separate"/>
      </w:r>
      <w:r w:rsidR="00D624BC" w:rsidRPr="00D624BC">
        <w:rPr>
          <w:noProof/>
        </w:rPr>
        <w:t>[36]</w:t>
      </w:r>
      <w:r w:rsidR="00635A75">
        <w:fldChar w:fldCharType="end"/>
      </w:r>
      <w:r w:rsidRPr="00685DC7">
        <w:t>. Phosphorous and Sulfur were added</w:t>
      </w:r>
      <w:r>
        <w:t xml:space="preserve"> </w:t>
      </w:r>
      <w:r w:rsidRPr="00685DC7">
        <w:t xml:space="preserve">from the elemental composition of </w:t>
      </w:r>
      <w:r w:rsidRPr="00685DC7">
        <w:rPr>
          <w:rFonts w:ascii="Times-Italic" w:hAnsi="Times-Italic" w:cs="Times-Italic"/>
          <w:i/>
          <w:iCs/>
        </w:rPr>
        <w:t>S</w:t>
      </w:r>
      <w:r w:rsidR="00A41A9E">
        <w:rPr>
          <w:rFonts w:ascii="Times-Italic" w:hAnsi="Times-Italic" w:cs="Times-Italic"/>
          <w:i/>
          <w:iCs/>
        </w:rPr>
        <w:t xml:space="preserve">acharomyces </w:t>
      </w:r>
      <w:r w:rsidRPr="00685DC7">
        <w:rPr>
          <w:rFonts w:ascii="Times-Italic" w:hAnsi="Times-Italic" w:cs="Times-Italic"/>
          <w:i/>
          <w:iCs/>
        </w:rPr>
        <w:t xml:space="preserve"> cerevisiae</w:t>
      </w:r>
      <w:r>
        <w:t>.</w:t>
      </w:r>
      <w:r w:rsidRPr="00685DC7">
        <w:t xml:space="preserve"> </w:t>
      </w:r>
      <w:r w:rsidR="00580E84">
        <w:t>The optimization follow</w:t>
      </w:r>
      <w:r w:rsidR="000B5076">
        <w:t>ed</w:t>
      </w:r>
      <w:r w:rsidR="00580E84">
        <w:t xml:space="preserve"> the formula:</w:t>
      </w:r>
    </w:p>
    <w:p w14:paraId="42C389D5" w14:textId="77777777" w:rsidR="00580E84" w:rsidRDefault="00580E84" w:rsidP="00685DC7">
      <w:pPr>
        <w:pStyle w:val="MDPI31text"/>
      </w:pP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80E84" w:rsidRPr="003030D2" w14:paraId="03EE29DB" w14:textId="77777777" w:rsidTr="00247CBA">
        <w:trPr>
          <w:trHeight w:val="308"/>
        </w:trPr>
        <w:tc>
          <w:tcPr>
            <w:tcW w:w="7428" w:type="dxa"/>
          </w:tcPr>
          <w:p w14:paraId="1C60297E" w14:textId="465DEC6C" w:rsidR="00580E84" w:rsidRPr="003030D2" w:rsidRDefault="00580E84" w:rsidP="00580E84">
            <w:pPr>
              <w:pStyle w:val="MDPI39equation"/>
            </w:pPr>
            <w:r>
              <w:t>A•X = b</w:t>
            </w:r>
          </w:p>
        </w:tc>
        <w:tc>
          <w:tcPr>
            <w:tcW w:w="431" w:type="dxa"/>
            <w:vAlign w:val="center"/>
          </w:tcPr>
          <w:p w14:paraId="30248424" w14:textId="3032F0CE" w:rsidR="00580E84" w:rsidRPr="003030D2" w:rsidRDefault="00580E84" w:rsidP="00213FD6">
            <w:pPr>
              <w:pStyle w:val="MDPI3aequationnumber"/>
              <w:spacing w:line="260" w:lineRule="atLeast"/>
            </w:pPr>
            <w:r w:rsidRPr="003030D2">
              <w:t>(</w:t>
            </w:r>
            <w:r w:rsidR="00213FD6">
              <w:t>4</w:t>
            </w:r>
            <w:r w:rsidRPr="003030D2">
              <w:t>)</w:t>
            </w:r>
          </w:p>
        </w:tc>
      </w:tr>
      <w:tr w:rsidR="00580E84" w:rsidRPr="003030D2" w14:paraId="6E3AE9A7" w14:textId="77777777" w:rsidTr="00247CBA">
        <w:trPr>
          <w:trHeight w:val="57"/>
        </w:trPr>
        <w:tc>
          <w:tcPr>
            <w:tcW w:w="7428" w:type="dxa"/>
          </w:tcPr>
          <w:p w14:paraId="62C862B1" w14:textId="3BACBE1B" w:rsidR="00580E84" w:rsidRDefault="00580E84" w:rsidP="00901803">
            <w:pPr>
              <w:pStyle w:val="MDPI39equation"/>
            </w:pPr>
            <w:r>
              <w:t>subject to: x</w:t>
            </w:r>
            <w:r w:rsidRPr="00580E84">
              <w:rPr>
                <w:vertAlign w:val="subscript"/>
              </w:rPr>
              <w:t>lbi</w:t>
            </w:r>
            <w:r>
              <w:t xml:space="preserve"> ≤ x</w:t>
            </w:r>
            <w:r w:rsidRPr="00580E84">
              <w:rPr>
                <w:vertAlign w:val="subscript"/>
              </w:rPr>
              <w:t>i</w:t>
            </w:r>
            <w:r>
              <w:t xml:space="preserve"> ≤ x</w:t>
            </w:r>
            <w:r w:rsidRPr="00580E84">
              <w:rPr>
                <w:vertAlign w:val="subscript"/>
              </w:rPr>
              <w:t>ubi</w:t>
            </w:r>
          </w:p>
        </w:tc>
        <w:tc>
          <w:tcPr>
            <w:tcW w:w="431" w:type="dxa"/>
            <w:vAlign w:val="center"/>
          </w:tcPr>
          <w:p w14:paraId="3C7EF99E" w14:textId="041BA2B9" w:rsidR="00580E84" w:rsidRPr="003030D2" w:rsidRDefault="00213FD6" w:rsidP="00901803">
            <w:pPr>
              <w:pStyle w:val="MDPI3aequationnumber"/>
              <w:spacing w:line="260" w:lineRule="atLeast"/>
            </w:pPr>
            <w:r>
              <w:t>(5</w:t>
            </w:r>
            <w:r w:rsidR="00580E84">
              <w:t>)</w:t>
            </w:r>
          </w:p>
        </w:tc>
      </w:tr>
    </w:tbl>
    <w:p w14:paraId="40FEFA6E" w14:textId="77777777" w:rsidR="00580E84" w:rsidRDefault="00580E84" w:rsidP="00685DC7">
      <w:pPr>
        <w:pStyle w:val="MDPI31text"/>
      </w:pPr>
    </w:p>
    <w:p w14:paraId="23A9CD8E" w14:textId="63A5F360" w:rsidR="006326B4" w:rsidRDefault="00685DC7" w:rsidP="006326B4">
      <w:pPr>
        <w:pStyle w:val="MDPI31text"/>
      </w:pPr>
      <w:r w:rsidRPr="00685DC7">
        <w:t xml:space="preserve">The rows of matrix </w:t>
      </w:r>
      <w:r w:rsidR="00580E84">
        <w:t>A</w:t>
      </w:r>
      <w:r w:rsidRPr="00685DC7">
        <w:rPr>
          <w:rFonts w:ascii="CambriaMath" w:eastAsia="CambriaMath" w:cs="CambriaMath"/>
        </w:rPr>
        <w:t xml:space="preserve"> </w:t>
      </w:r>
      <w:r w:rsidRPr="00685DC7">
        <w:t xml:space="preserve">correspond to the elements </w:t>
      </w:r>
      <w:r w:rsidR="00580E84">
        <w:rPr>
          <w:i/>
        </w:rPr>
        <w:t>C</w:t>
      </w:r>
      <w:r w:rsidR="00580E84" w:rsidRPr="00580E84">
        <w:rPr>
          <w:i/>
        </w:rPr>
        <w:t xml:space="preserve">, </w:t>
      </w:r>
      <w:r w:rsidR="00580E84">
        <w:rPr>
          <w:i/>
        </w:rPr>
        <w:t>H</w:t>
      </w:r>
      <w:r w:rsidR="00580E84" w:rsidRPr="00580E84">
        <w:rPr>
          <w:i/>
        </w:rPr>
        <w:t xml:space="preserve">, </w:t>
      </w:r>
      <w:r w:rsidR="00580E84">
        <w:rPr>
          <w:i/>
        </w:rPr>
        <w:t>O</w:t>
      </w:r>
      <w:r w:rsidR="00580E84" w:rsidRPr="00580E84">
        <w:rPr>
          <w:i/>
        </w:rPr>
        <w:t xml:space="preserve">, </w:t>
      </w:r>
      <w:r w:rsidR="00580E84">
        <w:rPr>
          <w:i/>
        </w:rPr>
        <w:t>N</w:t>
      </w:r>
      <w:r w:rsidR="00580E84" w:rsidRPr="00580E84">
        <w:rPr>
          <w:i/>
        </w:rPr>
        <w:t xml:space="preserve">, </w:t>
      </w:r>
      <w:r w:rsidR="00580E84">
        <w:rPr>
          <w:i/>
        </w:rPr>
        <w:t>P</w:t>
      </w:r>
      <w:r w:rsidR="00580E84" w:rsidRPr="00580E84">
        <w:rPr>
          <w:i/>
        </w:rPr>
        <w:t xml:space="preserve">, </w:t>
      </w:r>
      <w:r w:rsidR="00580E84">
        <w:rPr>
          <w:i/>
        </w:rPr>
        <w:t>S</w:t>
      </w:r>
      <w:r w:rsidRPr="00685DC7">
        <w:rPr>
          <w:rFonts w:ascii="CambriaMath" w:eastAsia="CambriaMath" w:cs="CambriaMath"/>
        </w:rPr>
        <w:t xml:space="preserve"> </w:t>
      </w:r>
      <w:r w:rsidRPr="00685DC7">
        <w:t>whereas the</w:t>
      </w:r>
      <w:r w:rsidR="00580E84">
        <w:t xml:space="preserve"> </w:t>
      </w:r>
      <w:r w:rsidRPr="00685DC7">
        <w:t>columns correspond to the</w:t>
      </w:r>
      <w:r w:rsidR="00580E84">
        <w:t xml:space="preserve"> macromolecule</w:t>
      </w:r>
      <w:r w:rsidR="000076E2">
        <w:t xml:space="preserve"> type</w:t>
      </w:r>
      <w:r w:rsidR="00580E84">
        <w:t>s (p</w:t>
      </w:r>
      <w:r w:rsidRPr="00685DC7">
        <w:t xml:space="preserve">rotein, DNA, RNA, </w:t>
      </w:r>
      <w:r w:rsidR="00580E84">
        <w:t>lipids, c</w:t>
      </w:r>
      <w:r w:rsidRPr="00685DC7">
        <w:t>ell</w:t>
      </w:r>
      <w:r w:rsidR="00580E84">
        <w:t xml:space="preserve"> w</w:t>
      </w:r>
      <w:r w:rsidRPr="00685DC7">
        <w:t xml:space="preserve">all). The vector </w:t>
      </w:r>
      <w:r w:rsidR="00580E84">
        <w:t>b represents</w:t>
      </w:r>
      <w:r w:rsidRPr="00685DC7">
        <w:t xml:space="preserve"> the measured elemental biomass</w:t>
      </w:r>
      <w:r w:rsidR="00580E84">
        <w:t xml:space="preserve"> </w:t>
      </w:r>
      <w:r w:rsidR="00580E84">
        <w:rPr>
          <w:i/>
        </w:rPr>
        <w:t>C</w:t>
      </w:r>
      <w:r w:rsidR="00580E84" w:rsidRPr="00580E84">
        <w:rPr>
          <w:i/>
        </w:rPr>
        <w:t xml:space="preserve">, </w:t>
      </w:r>
      <w:r w:rsidR="00580E84">
        <w:rPr>
          <w:i/>
        </w:rPr>
        <w:t>H</w:t>
      </w:r>
      <w:r w:rsidR="00580E84" w:rsidRPr="00580E84">
        <w:rPr>
          <w:i/>
        </w:rPr>
        <w:t xml:space="preserve">, </w:t>
      </w:r>
      <w:r w:rsidR="00580E84">
        <w:rPr>
          <w:i/>
        </w:rPr>
        <w:t>O</w:t>
      </w:r>
      <w:r w:rsidR="00580E84" w:rsidRPr="00580E84">
        <w:rPr>
          <w:i/>
        </w:rPr>
        <w:t xml:space="preserve">, </w:t>
      </w:r>
      <w:r w:rsidR="00580E84">
        <w:rPr>
          <w:i/>
        </w:rPr>
        <w:t>N</w:t>
      </w:r>
      <w:r w:rsidR="00580E84" w:rsidRPr="00685DC7">
        <w:t xml:space="preserve"> </w:t>
      </w:r>
      <w:r w:rsidRPr="00685DC7">
        <w:t xml:space="preserve">supplemented by the elemental content of </w:t>
      </w:r>
      <w:r w:rsidR="00580E84" w:rsidRPr="00580E84">
        <w:rPr>
          <w:i/>
        </w:rPr>
        <w:t>P</w:t>
      </w:r>
      <w:r w:rsidR="00580E84">
        <w:t xml:space="preserve"> </w:t>
      </w:r>
      <w:r w:rsidRPr="00685DC7">
        <w:t xml:space="preserve">and </w:t>
      </w:r>
      <w:r w:rsidR="00580E84" w:rsidRPr="00580E84">
        <w:rPr>
          <w:i/>
        </w:rPr>
        <w:t>S</w:t>
      </w:r>
      <w:r w:rsidR="00580E84">
        <w:t xml:space="preserve"> </w:t>
      </w:r>
      <w:r w:rsidRPr="00685DC7">
        <w:t>of</w:t>
      </w:r>
      <w:r w:rsidR="00580E84">
        <w:t xml:space="preserve"> </w:t>
      </w:r>
      <w:r w:rsidRPr="00685DC7">
        <w:rPr>
          <w:rFonts w:ascii="Times-Italic" w:hAnsi="Times-Italic" w:cs="Times-Italic"/>
          <w:i/>
          <w:iCs/>
        </w:rPr>
        <w:t>S. cerevisiae</w:t>
      </w:r>
      <w:r w:rsidRPr="00685DC7">
        <w:t xml:space="preserve">. The equation was solved for vector </w:t>
      </w:r>
      <w:r w:rsidR="00580E84" w:rsidRPr="00580E84">
        <w:rPr>
          <w:i/>
        </w:rPr>
        <w:t>X</w:t>
      </w:r>
      <w:r w:rsidRPr="00685DC7">
        <w:t xml:space="preserve">, the </w:t>
      </w:r>
      <w:r w:rsidR="00580E84">
        <w:t xml:space="preserve">biomass </w:t>
      </w:r>
      <w:r w:rsidRPr="00685DC7">
        <w:t xml:space="preserve">fractions </w:t>
      </w:r>
      <w:r w:rsidR="00580E84">
        <w:t>of</w:t>
      </w:r>
      <w:r w:rsidRPr="00685DC7">
        <w:t xml:space="preserve"> each of the macromolecules</w:t>
      </w:r>
      <w:r w:rsidR="00213FD6">
        <w:t xml:space="preserve"> (Table 1</w:t>
      </w:r>
      <w:r w:rsidR="000076E2">
        <w:t xml:space="preserve"> and</w:t>
      </w:r>
      <w:r w:rsidR="00580E84">
        <w:t xml:space="preserve"> Supp</w:t>
      </w:r>
      <w:r w:rsidR="00656571">
        <w:t>lement</w:t>
      </w:r>
      <w:r w:rsidR="000076E2">
        <w:t>)</w:t>
      </w:r>
      <w:r w:rsidR="00580E84">
        <w:t>.</w:t>
      </w:r>
      <w:r w:rsidR="007152DB">
        <w:t xml:space="preserve"> </w:t>
      </w:r>
      <w:r w:rsidR="006326B4" w:rsidRPr="006326B4">
        <w:t xml:space="preserve">The </w:t>
      </w:r>
      <w:r w:rsidR="007152DB">
        <w:t xml:space="preserve">ATP-associated </w:t>
      </w:r>
      <w:r w:rsidR="007840A3">
        <w:t>growth-</w:t>
      </w:r>
      <w:r w:rsidR="007152DB">
        <w:t xml:space="preserve">maintenance </w:t>
      </w:r>
      <w:r w:rsidR="007840A3">
        <w:t>(GAM</w:t>
      </w:r>
      <w:r w:rsidR="00473DE2">
        <w:t xml:space="preserve">) </w:t>
      </w:r>
      <w:r w:rsidR="00A435BC">
        <w:t xml:space="preserve">with ATP-dependent glucose uptake </w:t>
      </w:r>
      <w:r w:rsidR="0017587A">
        <w:t xml:space="preserve">was calculated as </w:t>
      </w:r>
      <w:r w:rsidR="006E5209">
        <w:t>31 m</w:t>
      </w:r>
      <w:r w:rsidR="0017587A" w:rsidRPr="00D0013E">
        <w:rPr>
          <w:szCs w:val="20"/>
        </w:rPr>
        <w:t>mol</w:t>
      </w:r>
      <w:r w:rsidR="0017587A">
        <w:rPr>
          <w:sz w:val="16"/>
          <w:szCs w:val="16"/>
        </w:rPr>
        <w:t>/</w:t>
      </w:r>
      <w:r w:rsidR="0017587A" w:rsidRPr="006326B4">
        <w:t>g</w:t>
      </w:r>
      <w:r w:rsidR="0017587A" w:rsidRPr="00D0013E">
        <w:rPr>
          <w:szCs w:val="20"/>
          <w:vertAlign w:val="subscript"/>
        </w:rPr>
        <w:t>CDW</w:t>
      </w:r>
      <w:r w:rsidR="0017587A" w:rsidRPr="006326B4">
        <w:rPr>
          <w:sz w:val="16"/>
          <w:szCs w:val="16"/>
        </w:rPr>
        <w:t xml:space="preserve"> </w:t>
      </w:r>
      <w:r w:rsidR="0017587A">
        <w:rPr>
          <w:sz w:val="16"/>
          <w:szCs w:val="16"/>
        </w:rPr>
        <w:t xml:space="preserve">by </w:t>
      </w:r>
      <w:r w:rsidR="0017587A">
        <w:t>optimization of sum of squared errors of growth experiments (Table 3)</w:t>
      </w:r>
      <w:r w:rsidR="00A435BC">
        <w:t>.</w:t>
      </w:r>
      <w:r w:rsidR="0017587A">
        <w:t xml:space="preserve"> </w:t>
      </w:r>
      <w:r w:rsidR="00A435BC">
        <w:t>The</w:t>
      </w:r>
      <w:r w:rsidR="006326B4" w:rsidRPr="006326B4">
        <w:t xml:space="preserve"> </w:t>
      </w:r>
      <w:r w:rsidR="007840A3">
        <w:t xml:space="preserve">non-growth associated maintenance (NGAM) </w:t>
      </w:r>
      <w:r w:rsidR="00A435BC">
        <w:t>w</w:t>
      </w:r>
      <w:r w:rsidR="00473DE2">
        <w:rPr>
          <w:sz w:val="16"/>
          <w:szCs w:val="16"/>
        </w:rPr>
        <w:t>a</w:t>
      </w:r>
      <w:r w:rsidR="0017587A" w:rsidRPr="001F0FBC">
        <w:rPr>
          <w:szCs w:val="20"/>
        </w:rPr>
        <w:t>s</w:t>
      </w:r>
      <w:r w:rsidR="00473DE2" w:rsidRPr="001F0FBC">
        <w:rPr>
          <w:szCs w:val="20"/>
        </w:rPr>
        <w:t xml:space="preserve"> </w:t>
      </w:r>
      <w:r w:rsidR="00A435BC" w:rsidRPr="001F0FBC">
        <w:rPr>
          <w:szCs w:val="20"/>
        </w:rPr>
        <w:t xml:space="preserve">calculated as </w:t>
      </w:r>
      <w:r w:rsidR="007840A3">
        <w:t>0.</w:t>
      </w:r>
      <w:r w:rsidR="006E5209">
        <w:t>75 </w:t>
      </w:r>
      <w:r w:rsidR="007840A3" w:rsidRPr="006326B4">
        <w:t>m</w:t>
      </w:r>
      <w:r w:rsidR="006E5209">
        <w:t>m</w:t>
      </w:r>
      <w:r w:rsidR="007840A3" w:rsidRPr="006326B4">
        <w:t>ol</w:t>
      </w:r>
      <w:r w:rsidR="007840A3">
        <w:rPr>
          <w:sz w:val="16"/>
          <w:szCs w:val="16"/>
        </w:rPr>
        <w:t>/</w:t>
      </w:r>
      <w:r w:rsidR="007840A3" w:rsidRPr="006326B4">
        <w:t>g</w:t>
      </w:r>
      <w:r w:rsidR="007840A3" w:rsidRPr="00D0013E">
        <w:rPr>
          <w:szCs w:val="20"/>
          <w:vertAlign w:val="subscript"/>
        </w:rPr>
        <w:t>CDW</w:t>
      </w:r>
      <w:r w:rsidR="007840A3">
        <w:rPr>
          <w:sz w:val="16"/>
          <w:szCs w:val="16"/>
        </w:rPr>
        <w:t>/</w:t>
      </w:r>
      <w:r w:rsidR="007840A3" w:rsidRPr="006326B4">
        <w:t>h</w:t>
      </w:r>
      <w:r w:rsidR="0017587A">
        <w:t xml:space="preserve"> by</w:t>
      </w:r>
      <w:r w:rsidR="00473DE2">
        <w:t xml:space="preserve"> </w:t>
      </w:r>
      <w:r w:rsidR="007840A3">
        <w:t xml:space="preserve">maximization of NGAM </w:t>
      </w:r>
      <w:r w:rsidR="0017587A">
        <w:t xml:space="preserve">with </w:t>
      </w:r>
      <w:r w:rsidR="001E5C88">
        <w:t xml:space="preserve">the lowest </w:t>
      </w:r>
      <w:r w:rsidR="00135F78">
        <w:t xml:space="preserve">not infeasible </w:t>
      </w:r>
      <w:r w:rsidR="001E5C88">
        <w:t>glucose uptake rate of 0.22 mmol/g</w:t>
      </w:r>
      <w:r w:rsidR="001E5C88" w:rsidRPr="00A435BC">
        <w:rPr>
          <w:vertAlign w:val="subscript"/>
        </w:rPr>
        <w:t>CDW</w:t>
      </w:r>
      <w:r w:rsidR="001E5C88">
        <w:t xml:space="preserve">/h close to </w:t>
      </w:r>
      <w:r w:rsidR="007840A3">
        <w:t xml:space="preserve">the experimentally determined glucose maintenance requirement </w:t>
      </w:r>
      <w:r w:rsidR="00A435BC">
        <w:t>of 0.2 mmol/g</w:t>
      </w:r>
      <w:r w:rsidR="00A435BC" w:rsidRPr="00A435BC">
        <w:rPr>
          <w:vertAlign w:val="subscript"/>
        </w:rPr>
        <w:t>CDW</w:t>
      </w:r>
      <w:r w:rsidR="00A435BC">
        <w:t xml:space="preserve">/h </w:t>
      </w:r>
      <w:r w:rsidR="007840A3">
        <w:t>(Figure 3A)</w:t>
      </w:r>
      <w:r w:rsidR="006326B4" w:rsidRPr="006326B4">
        <w:t>.</w:t>
      </w:r>
    </w:p>
    <w:p w14:paraId="0BB2081E" w14:textId="741EB510" w:rsidR="00F66946" w:rsidRDefault="00F66946" w:rsidP="00F66946">
      <w:pPr>
        <w:pStyle w:val="MDPI41tablecaption"/>
      </w:pPr>
      <w:r>
        <w:rPr>
          <w:b/>
        </w:rPr>
        <w:t xml:space="preserve">Table </w:t>
      </w:r>
      <w:r w:rsidR="00213FD6">
        <w:rPr>
          <w:b/>
        </w:rPr>
        <w:t>1</w:t>
      </w:r>
      <w:r w:rsidRPr="00325902">
        <w:rPr>
          <w:b/>
        </w:rPr>
        <w:t>.</w:t>
      </w:r>
      <w:r w:rsidRPr="00325902">
        <w:t xml:space="preserve"> </w:t>
      </w:r>
      <w:r>
        <w:t xml:space="preserve">Macromolecular composition of </w:t>
      </w:r>
      <w:r w:rsidRPr="000B286D">
        <w:rPr>
          <w:i/>
        </w:rPr>
        <w:t>U. maydis</w:t>
      </w:r>
      <w:r>
        <w:t xml:space="preserve"> calculated by linear optimization.</w:t>
      </w:r>
      <w:r w:rsidR="00161C57">
        <w:t xml:space="preserve"> The full composition is provided as Supp</w:t>
      </w:r>
      <w:r w:rsidR="00213FD6">
        <w:t>lement</w:t>
      </w:r>
      <w:r w:rsidR="00161C57">
        <w:t>.</w:t>
      </w:r>
    </w:p>
    <w:tbl>
      <w:tblPr>
        <w:tblW w:w="0" w:type="auto"/>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302"/>
        <w:gridCol w:w="1302"/>
        <w:gridCol w:w="1302"/>
        <w:gridCol w:w="1302"/>
        <w:gridCol w:w="1302"/>
        <w:gridCol w:w="1302"/>
      </w:tblGrid>
      <w:tr w:rsidR="00F66946" w:rsidRPr="0011000A" w14:paraId="1ABCB1AC" w14:textId="4B41C521" w:rsidTr="00916A00">
        <w:trPr>
          <w:trHeight w:val="540"/>
        </w:trPr>
        <w:tc>
          <w:tcPr>
            <w:tcW w:w="1302" w:type="dxa"/>
            <w:shd w:val="clear" w:color="auto" w:fill="auto"/>
            <w:vAlign w:val="center"/>
          </w:tcPr>
          <w:p w14:paraId="47EE0F5C" w14:textId="77777777" w:rsidR="00F66946" w:rsidRPr="007F7C8C" w:rsidRDefault="00F66946" w:rsidP="00901803">
            <w:pPr>
              <w:pStyle w:val="MDPI42tablebody"/>
              <w:spacing w:line="240" w:lineRule="auto"/>
              <w:rPr>
                <w:b/>
                <w:snapToGrid/>
              </w:rPr>
            </w:pPr>
            <w:r>
              <w:rPr>
                <w:b/>
                <w:snapToGrid/>
              </w:rPr>
              <w:t>Component</w:t>
            </w:r>
          </w:p>
        </w:tc>
        <w:tc>
          <w:tcPr>
            <w:tcW w:w="1302" w:type="dxa"/>
            <w:shd w:val="clear" w:color="auto" w:fill="auto"/>
            <w:vAlign w:val="center"/>
          </w:tcPr>
          <w:p w14:paraId="12D01990" w14:textId="39FD42EE" w:rsidR="00F66946" w:rsidRPr="007F7C8C" w:rsidRDefault="00F66946" w:rsidP="00901803">
            <w:pPr>
              <w:pStyle w:val="MDPI42tablebody"/>
              <w:spacing w:line="240" w:lineRule="auto"/>
              <w:rPr>
                <w:b/>
                <w:snapToGrid/>
              </w:rPr>
            </w:pPr>
            <w:r>
              <w:rPr>
                <w:b/>
                <w:snapToGrid/>
              </w:rPr>
              <w:t>Protein</w:t>
            </w:r>
          </w:p>
        </w:tc>
        <w:tc>
          <w:tcPr>
            <w:tcW w:w="1302" w:type="dxa"/>
            <w:vAlign w:val="center"/>
          </w:tcPr>
          <w:p w14:paraId="54715452" w14:textId="3EEE4A70" w:rsidR="00F66946" w:rsidRDefault="00F66946" w:rsidP="00901803">
            <w:pPr>
              <w:pStyle w:val="MDPI42tablebody"/>
              <w:spacing w:line="240" w:lineRule="auto"/>
              <w:rPr>
                <w:b/>
                <w:snapToGrid/>
              </w:rPr>
            </w:pPr>
            <w:r>
              <w:rPr>
                <w:b/>
                <w:snapToGrid/>
              </w:rPr>
              <w:t>DNA</w:t>
            </w:r>
          </w:p>
        </w:tc>
        <w:tc>
          <w:tcPr>
            <w:tcW w:w="1302" w:type="dxa"/>
            <w:vAlign w:val="center"/>
          </w:tcPr>
          <w:p w14:paraId="24726C2A" w14:textId="174B3F68" w:rsidR="00F66946" w:rsidRDefault="00916A00" w:rsidP="00901803">
            <w:pPr>
              <w:pStyle w:val="MDPI42tablebody"/>
              <w:spacing w:line="240" w:lineRule="auto"/>
              <w:rPr>
                <w:b/>
                <w:snapToGrid/>
              </w:rPr>
            </w:pPr>
            <w:r>
              <w:rPr>
                <w:b/>
                <w:snapToGrid/>
              </w:rPr>
              <w:t>RNA</w:t>
            </w:r>
          </w:p>
        </w:tc>
        <w:tc>
          <w:tcPr>
            <w:tcW w:w="1302" w:type="dxa"/>
            <w:vAlign w:val="center"/>
          </w:tcPr>
          <w:p w14:paraId="0AF428B9" w14:textId="4D985B89" w:rsidR="00F66946" w:rsidRDefault="00916A00" w:rsidP="00901803">
            <w:pPr>
              <w:pStyle w:val="MDPI42tablebody"/>
              <w:spacing w:line="240" w:lineRule="auto"/>
              <w:rPr>
                <w:b/>
                <w:snapToGrid/>
              </w:rPr>
            </w:pPr>
            <w:r>
              <w:rPr>
                <w:b/>
                <w:snapToGrid/>
              </w:rPr>
              <w:t>Lipids</w:t>
            </w:r>
          </w:p>
        </w:tc>
        <w:tc>
          <w:tcPr>
            <w:tcW w:w="1302" w:type="dxa"/>
            <w:vAlign w:val="center"/>
          </w:tcPr>
          <w:p w14:paraId="353466F2" w14:textId="2E3AB43B" w:rsidR="00F66946" w:rsidRDefault="00916A00" w:rsidP="00901803">
            <w:pPr>
              <w:pStyle w:val="MDPI42tablebody"/>
              <w:spacing w:line="240" w:lineRule="auto"/>
              <w:rPr>
                <w:b/>
                <w:snapToGrid/>
              </w:rPr>
            </w:pPr>
            <w:r>
              <w:rPr>
                <w:b/>
                <w:snapToGrid/>
              </w:rPr>
              <w:t>Cell Wall</w:t>
            </w:r>
          </w:p>
        </w:tc>
      </w:tr>
      <w:tr w:rsidR="00916A00" w:rsidRPr="0011000A" w14:paraId="1795DEFB" w14:textId="77777777" w:rsidTr="00916A00">
        <w:trPr>
          <w:trHeight w:val="540"/>
        </w:trPr>
        <w:tc>
          <w:tcPr>
            <w:tcW w:w="1302" w:type="dxa"/>
            <w:tcBorders>
              <w:bottom w:val="single" w:sz="4" w:space="0" w:color="auto"/>
            </w:tcBorders>
            <w:shd w:val="clear" w:color="auto" w:fill="auto"/>
            <w:vAlign w:val="center"/>
          </w:tcPr>
          <w:p w14:paraId="19023E74" w14:textId="76AD22EE" w:rsidR="00916A00" w:rsidRDefault="00EA1C1E" w:rsidP="00EA1C1E">
            <w:pPr>
              <w:pStyle w:val="MDPI42tablebody"/>
              <w:spacing w:line="240" w:lineRule="auto"/>
              <w:rPr>
                <w:b/>
                <w:snapToGrid/>
              </w:rPr>
            </w:pPr>
            <w:r>
              <w:rPr>
                <w:b/>
                <w:snapToGrid/>
              </w:rPr>
              <w:t xml:space="preserve">g/100 </w:t>
            </w:r>
            <w:r w:rsidR="00916A00">
              <w:rPr>
                <w:b/>
                <w:snapToGrid/>
              </w:rPr>
              <w:t>gCDW</w:t>
            </w:r>
          </w:p>
        </w:tc>
        <w:tc>
          <w:tcPr>
            <w:tcW w:w="1302" w:type="dxa"/>
            <w:tcBorders>
              <w:bottom w:val="single" w:sz="4" w:space="0" w:color="auto"/>
            </w:tcBorders>
            <w:shd w:val="clear" w:color="auto" w:fill="auto"/>
            <w:vAlign w:val="center"/>
          </w:tcPr>
          <w:p w14:paraId="0622A07E" w14:textId="7F4FA512" w:rsidR="00916A00" w:rsidRDefault="00EA1C1E" w:rsidP="00901803">
            <w:pPr>
              <w:pStyle w:val="MDPI42tablebody"/>
              <w:spacing w:line="240" w:lineRule="auto"/>
              <w:rPr>
                <w:b/>
                <w:snapToGrid/>
              </w:rPr>
            </w:pPr>
            <w:r>
              <w:rPr>
                <w:b/>
                <w:snapToGrid/>
              </w:rPr>
              <w:t>30</w:t>
            </w:r>
          </w:p>
        </w:tc>
        <w:tc>
          <w:tcPr>
            <w:tcW w:w="1302" w:type="dxa"/>
            <w:tcBorders>
              <w:bottom w:val="single" w:sz="4" w:space="0" w:color="auto"/>
            </w:tcBorders>
            <w:vAlign w:val="center"/>
          </w:tcPr>
          <w:p w14:paraId="7973A5A9" w14:textId="117C85A7" w:rsidR="00916A00" w:rsidRDefault="00EA1C1E" w:rsidP="00901803">
            <w:pPr>
              <w:pStyle w:val="MDPI42tablebody"/>
              <w:spacing w:line="240" w:lineRule="auto"/>
              <w:rPr>
                <w:b/>
                <w:snapToGrid/>
              </w:rPr>
            </w:pPr>
            <w:r>
              <w:rPr>
                <w:b/>
                <w:snapToGrid/>
              </w:rPr>
              <w:t>0.</w:t>
            </w:r>
            <w:r w:rsidR="00916A00">
              <w:rPr>
                <w:b/>
                <w:snapToGrid/>
              </w:rPr>
              <w:t>3</w:t>
            </w:r>
          </w:p>
        </w:tc>
        <w:tc>
          <w:tcPr>
            <w:tcW w:w="1302" w:type="dxa"/>
            <w:tcBorders>
              <w:bottom w:val="single" w:sz="4" w:space="0" w:color="auto"/>
            </w:tcBorders>
            <w:vAlign w:val="center"/>
          </w:tcPr>
          <w:p w14:paraId="64A744D2" w14:textId="555A166A" w:rsidR="00916A00" w:rsidRDefault="00EA1C1E" w:rsidP="00901803">
            <w:pPr>
              <w:pStyle w:val="MDPI42tablebody"/>
              <w:spacing w:line="240" w:lineRule="auto"/>
              <w:rPr>
                <w:b/>
                <w:snapToGrid/>
              </w:rPr>
            </w:pPr>
            <w:r>
              <w:rPr>
                <w:b/>
                <w:snapToGrid/>
              </w:rPr>
              <w:t>10</w:t>
            </w:r>
          </w:p>
        </w:tc>
        <w:tc>
          <w:tcPr>
            <w:tcW w:w="1302" w:type="dxa"/>
            <w:tcBorders>
              <w:bottom w:val="single" w:sz="4" w:space="0" w:color="auto"/>
            </w:tcBorders>
            <w:vAlign w:val="center"/>
          </w:tcPr>
          <w:p w14:paraId="00081305" w14:textId="0BBDDF42" w:rsidR="00916A00" w:rsidRDefault="00EA1C1E" w:rsidP="00901803">
            <w:pPr>
              <w:pStyle w:val="MDPI42tablebody"/>
              <w:spacing w:line="240" w:lineRule="auto"/>
              <w:rPr>
                <w:b/>
                <w:snapToGrid/>
              </w:rPr>
            </w:pPr>
            <w:r>
              <w:rPr>
                <w:b/>
                <w:snapToGrid/>
              </w:rPr>
              <w:t>40</w:t>
            </w:r>
          </w:p>
        </w:tc>
        <w:tc>
          <w:tcPr>
            <w:tcW w:w="1302" w:type="dxa"/>
            <w:tcBorders>
              <w:bottom w:val="single" w:sz="4" w:space="0" w:color="auto"/>
            </w:tcBorders>
            <w:vAlign w:val="center"/>
          </w:tcPr>
          <w:p w14:paraId="50CE5B6A" w14:textId="56494E20" w:rsidR="00916A00" w:rsidRDefault="00EA1C1E" w:rsidP="00901803">
            <w:pPr>
              <w:pStyle w:val="MDPI42tablebody"/>
              <w:spacing w:line="240" w:lineRule="auto"/>
              <w:rPr>
                <w:b/>
                <w:snapToGrid/>
              </w:rPr>
            </w:pPr>
            <w:r>
              <w:rPr>
                <w:b/>
                <w:snapToGrid/>
              </w:rPr>
              <w:t>16</w:t>
            </w:r>
          </w:p>
        </w:tc>
      </w:tr>
    </w:tbl>
    <w:p w14:paraId="6C4F7BF5" w14:textId="77777777" w:rsidR="00F66946" w:rsidRDefault="00F66946" w:rsidP="00F66946">
      <w:pPr>
        <w:pStyle w:val="MDPI31text"/>
        <w:ind w:left="0" w:firstLine="0"/>
      </w:pPr>
    </w:p>
    <w:p w14:paraId="0F1911AA" w14:textId="77777777" w:rsidR="006326B4" w:rsidRPr="000C05A7" w:rsidRDefault="006326B4" w:rsidP="006326B4">
      <w:pPr>
        <w:pStyle w:val="MDPI31text"/>
      </w:pPr>
    </w:p>
    <w:p w14:paraId="6827E209" w14:textId="3086FA72" w:rsidR="2D0D565A" w:rsidRDefault="000B286D" w:rsidP="000B286D">
      <w:pPr>
        <w:pStyle w:val="MDPI22heading2"/>
      </w:pPr>
      <w:r>
        <w:t>2.4 Substrate and g</w:t>
      </w:r>
      <w:r w:rsidR="2D0D565A" w:rsidRPr="2D0D565A">
        <w:t>rowth experiments</w:t>
      </w:r>
      <w:r w:rsidR="00081EE0">
        <w:t xml:space="preserve"> </w:t>
      </w:r>
    </w:p>
    <w:p w14:paraId="0CCA15C5" w14:textId="3CD73712" w:rsidR="000B286D" w:rsidRDefault="6AF278A6" w:rsidP="004C7791">
      <w:pPr>
        <w:pStyle w:val="MDPI31text"/>
      </w:pPr>
      <w:r>
        <w:t>For the substrate utilization experiments the B</w:t>
      </w:r>
      <w:r w:rsidR="001D3879">
        <w:t>IOLOG</w:t>
      </w:r>
      <w:r>
        <w:t xml:space="preserve"> Phenotype Microplates™ PM1 and PM2A were used with </w:t>
      </w:r>
      <w:r w:rsidRPr="6AF278A6">
        <w:rPr>
          <w:i/>
          <w:iCs/>
        </w:rPr>
        <w:t>Ustilago maydis</w:t>
      </w:r>
      <w:r>
        <w:t xml:space="preserve"> strain FB1. Cultures were first grown on YEPS-agar plates at 30°C for at least 24 hours. To prepare the pre-cultures 25 mL of YEPS medium were inoculated from the plates of each strain then performed in 100 mL Erlenmeyer flasks and incubated at 30°C, 200 rpm for 24 hours. (Ecotron Incubation shaker, Infors HT AG, Switzerland). The inoculation fluid was prepared with IFY-0 (1.2x), cell suspension and sterile water to obtain a starting turbidity of 62% T, with 100 </w:t>
      </w:r>
      <w:r w:rsidRPr="6AF278A6">
        <w:rPr>
          <w:rFonts w:ascii="Symbol" w:hAnsi="Symbol"/>
        </w:rPr>
        <w:t></w:t>
      </w:r>
      <w:r>
        <w:t>L for each well. The inoculated plates were shaken at 200 rpm with a shaking diameter of 50 mm, at 30°C and with a humidity of 70% up to 168 hours (Multitron Incubation shaker, Infors HT AG, Switzerland). Microbial growth was measured with the SynergyMX (BioTek Instruments, USA) with the optical density at 600 nm. The B</w:t>
      </w:r>
      <w:r w:rsidR="001D3879">
        <w:t>IOLOG</w:t>
      </w:r>
      <w:r>
        <w:t xml:space="preserve"> raw data is available in</w:t>
      </w:r>
      <w:r w:rsidR="00B3721C">
        <w:t xml:space="preserve"> the</w:t>
      </w:r>
      <w:r>
        <w:t xml:space="preserve"> Supplement</w:t>
      </w:r>
      <w:r w:rsidR="00B3721C">
        <w:t>s</w:t>
      </w:r>
      <w:r>
        <w:t>.</w:t>
      </w:r>
    </w:p>
    <w:p w14:paraId="3754B935" w14:textId="10A07DDB" w:rsidR="58FE1DAF" w:rsidRDefault="58FE1DAF" w:rsidP="58FE1DAF">
      <w:pPr>
        <w:pStyle w:val="MDPI31text"/>
        <w:rPr>
          <w:color w:val="000000" w:themeColor="text1"/>
        </w:rPr>
      </w:pPr>
    </w:p>
    <w:p w14:paraId="15661815" w14:textId="2380121D" w:rsidR="58FE1DAF" w:rsidRDefault="1B305B16" w:rsidP="58FE1DAF">
      <w:pPr>
        <w:pStyle w:val="MDPI31text"/>
        <w:rPr>
          <w:color w:val="000000" w:themeColor="text1"/>
        </w:rPr>
      </w:pPr>
      <w:r>
        <w:t>The threshold for positive growth was determined by examining the OD histograms for each plate. A normal distribution at low OD values represents the OD range below positive growth (Figure 2). The final growth threshold of 0.4 a.u. was empirically determined to maximize logic consistency and to minimize the integration of false positive metabolic activity. The value approximates the end of a normal distribution of non-growth at low ODs. Separate glucose shake-flask batch experiments in modified Tabuchi medium</w:t>
      </w:r>
      <w:r w:rsidR="000076E2">
        <w:t xml:space="preserve"> </w:t>
      </w:r>
      <w:r w:rsidR="000076E2">
        <w:fldChar w:fldCharType="begin" w:fldLock="1"/>
      </w:r>
      <w:r w:rsidR="006F7DD3">
        <w:instrText>ADDIN CSL_CITATION {"citationItems":[{"id":"ITEM-1","itemData":{"DOI":"10.1016/J.YMBEN.2016.10.006","ISSN":"1096-7176","PMID":"27750034","abstract":"The Ustilaginaceae family of smut fungi, especially Ustilago maydis, gained biotechnological interest over the last years, amongst others due to its ability to naturally produce the versatile bio-based building block itaconate. Along with itaconate, U. maydis also produces 2-hydroxyparaconate. The latter was proposed to be derived from itaconate, but the underlying biochemistry and associated genes were thus far unknown. Here, we confirm that 2-hydroxyparaconate is a secondary metabolite of U. maydis and propose an extension of U. maydis’ itaconate pathway from itaconate to 2-hydroxyparaconate. This conversion is catalyzed by the P450 monooxygenase Cyp3, encoded by cyp3, a gene, which is adjacent to the itaconate gene cluster of U. maydis. By deletion of cyp3 and simultaneous overexpression of the gene cluster regulator ria1, it was possible to generate an itaconate hyper producer strain, which produced up to 4.5–fold more itaconate in comparison to the wildtype without the by-product 2-hydroxyparaconate. By adjusting culture conditions in controlled pulsed fed-batch fermentations, a product to substrate yield of 67% of the theoretical maximum was achieved. In all, the titer, rate and yield of itaconate produced by U. maydis was considerably increased, thus contributing to the industrial application of this unicellular fungus for the biotechnological production of this valuable biomass derived chemical.","author":[{"dropping-particle":"","family":"Geiser","given":"Elena","non-dropping-particle":"","parse-names":false,"suffix":""},{"dropping-particle":"","family":"Przybilla","given":"Sandra K.","non-dropping-particle":"","parse-names":false,"suffix":""},{"dropping-particle":"","family":"Engel","given":"Meike","non-dropping-particle":"","parse-names":false,"suffix":""},{"dropping-particle":"","family":"Kleineberg","given":"Wiebke","non-dropping-particle":"","parse-names":false,"suffix":""},{"dropping-particle":"","family":"Büttner","given":"Linda","non-dropping-particle":"","parse-names":false,"suffix":""},{"dropping-particle":"","family":"Sarikaya","given":"Eda","non-dropping-particle":"","parse-names":false,"suffix":""},{"dropping-particle":"den","family":"Hartog","given":"Tim","non-dropping-particle":"","parse-names":false,"suffix":""},{"dropping-particle":"","family":"Klankermayer","given":"Jürgen","non-dropping-particle":"","parse-names":false,"suffix":""},{"dropping-particle":"","family":"Leitner","given":"Walter","non-dropping-particle":"","parse-names":false,"suffix":""},{"dropping-particle":"","family":"Bölker","given":"Michael","non-dropping-particle":"","parse-names":false,"suffix":""},{"dropping-particle":"","family":"Blank","given":"Lars M.","non-dropping-particle":"","parse-names":false,"suffix":""},{"dropping-particle":"","family":"Wierckx","given":"Nick","non-dropping-particle":"","parse-names":false,"suffix":""}],"container-title":"Metabolic Engineering","id":"ITEM-1","issued":{"date-parts":[["2016","11","1"]]},"page":"427-435","publisher":"Academic Press","title":"Genetic and biochemical insights into the itaconate pathway of Ustilago maydis enable enhanced production","type":"article-journal","volume":"38"},"uris":["http://www.mendeley.com/documents/?uuid=7f6b6b4b-00bf-3514-94aa-ee2533c6f233"]}],"mendeley":{"formattedCitation":"[39]","plainTextFormattedCitation":"[39]","previouslyFormattedCitation":"[39]"},"properties":{"noteIndex":0},"schema":"https://github.com/citation-style-language/schema/raw/master/csl-citation.json"}</w:instrText>
      </w:r>
      <w:r w:rsidR="000076E2">
        <w:fldChar w:fldCharType="separate"/>
      </w:r>
      <w:r w:rsidR="00D624BC" w:rsidRPr="00D624BC">
        <w:rPr>
          <w:noProof/>
        </w:rPr>
        <w:t>[39]</w:t>
      </w:r>
      <w:r w:rsidR="000076E2">
        <w:fldChar w:fldCharType="end"/>
      </w:r>
      <w:r>
        <w:t xml:space="preserve"> were conducted with strains MB215, FB1 Mating type a1b1 as well as literature data was used to estimate growth rates and glucose uptake rates. The OD measurements of the growth data was converted into g</w:t>
      </w:r>
      <w:r w:rsidRPr="1B305B16">
        <w:rPr>
          <w:color w:val="000000" w:themeColor="text1"/>
          <w:vertAlign w:val="subscript"/>
        </w:rPr>
        <w:t>CDW</w:t>
      </w:r>
      <w:r w:rsidRPr="1B305B16">
        <w:rPr>
          <w:color w:val="000000" w:themeColor="text1"/>
        </w:rPr>
        <w:t xml:space="preserve">/L using the empirical relation from </w:t>
      </w:r>
      <w:r w:rsidRPr="1B305B16">
        <w:rPr>
          <w:color w:val="000000" w:themeColor="text1"/>
        </w:rPr>
        <w:lastRenderedPageBreak/>
        <w:t>yeast of 0.62 g</w:t>
      </w:r>
      <w:r w:rsidRPr="1B305B16">
        <w:rPr>
          <w:color w:val="000000" w:themeColor="text1"/>
          <w:vertAlign w:val="subscript"/>
        </w:rPr>
        <w:t>CDW</w:t>
      </w:r>
      <w:r w:rsidRPr="1B305B16">
        <w:rPr>
          <w:color w:val="000000" w:themeColor="text1"/>
        </w:rPr>
        <w:t xml:space="preserve">/L /OD (BNID 111182, </w:t>
      </w:r>
      <w:r w:rsidR="58FE1DAF" w:rsidRPr="1B305B16">
        <w:rPr>
          <w:color w:val="000000" w:themeColor="text1"/>
        </w:rPr>
        <w:fldChar w:fldCharType="begin" w:fldLock="1"/>
      </w:r>
      <w:r w:rsidR="006F7DD3">
        <w:rPr>
          <w:color w:val="000000" w:themeColor="text1"/>
        </w:rPr>
        <w:instrText>ADDIN CSL_CITATION {"citationItems":[{"id":"ITEM-1","itemData":{"DOI":"10.1093/NAR/GKP889","ISSN":"03051048","PMID":"19854939","abstract":"BioNumbers (http://www.bionumbers.hms.harvard.edu) is a database of key numbers in molecular and cell biology-the quantitative properties of biological systems of interest to computational, systems and molecular cell biologists. Contents of the database range from cell sizes to metabolite concentrations, from reaction rates to generation times, from genome sizes to the number of mitochondria in a cell. While always of importance to biologists, having numbers in hand is becoming increasingly critical for experimenting, modeling, and analyzing biological systems. BioNumbers was motivated by an appreciation of how long it can take to find even the simplest number in the vast biological literature. All numbers are taken directly from a literature source and that reference is provided with the number. BioNumbers is designed to be highly searchable and queries can be performed by keywords or browsed by menus. BioNumbers is a collaborative community platform where registered users can add content and make comments on existing data. All new entries and commentary are curated to maintain high quality. Here we describe the database characteristics and implementation, demonstrate its use, and discuss future directions for its development. © The Author(s) 2009. Published by Oxford University Press.","author":[{"dropping-particle":"","family":"Milo","given":"Ron","non-dropping-particle":"","parse-names":false,"suffix":""},{"dropping-particle":"","family":"Jorgensen","given":"Paul","non-dropping-particle":"","parse-names":false,"suffix":""},{"dropping-particle":"","family":"Moran","given":"Uri","non-dropping-particle":"","parse-names":false,"suffix":""},{"dropping-particle":"","family":"Weber","given":"Griffin","non-dropping-particle":"","parse-names":false,"suffix":""},{"dropping-particle":"","family":"Springer","given":"Michael","non-dropping-particle":"","parse-names":false,"suffix":""}],"container-title":"Nucleic Acids Research","id":"ITEM-1","issue":"Database issue","issued":{"date-parts":[["2010","10","23"]]},"page":"D750","publisher":"Oxford University Press","title":"BioNumbers—the database of key numbers in molecular and cell biology","type":"article-journal","volume":"38"},"uris":["http://www.mendeley.com/documents/?uuid=72889e58-ea45-36f4-affe-d77d7278c84d"]}],"mendeley":{"formattedCitation":"[40]","plainTextFormattedCitation":"[40]","previouslyFormattedCitation":"[40]"},"properties":{"noteIndex":0},"schema":"https://github.com/citation-style-language/schema/raw/master/csl-citation.json"}</w:instrText>
      </w:r>
      <w:r w:rsidR="58FE1DAF" w:rsidRPr="1B305B16">
        <w:rPr>
          <w:color w:val="000000" w:themeColor="text1"/>
        </w:rPr>
        <w:fldChar w:fldCharType="separate"/>
      </w:r>
      <w:r w:rsidR="00D624BC" w:rsidRPr="00D624BC">
        <w:rPr>
          <w:noProof/>
          <w:color w:val="000000" w:themeColor="text1"/>
        </w:rPr>
        <w:t>[40]</w:t>
      </w:r>
      <w:r w:rsidR="58FE1DAF" w:rsidRPr="1B305B16">
        <w:rPr>
          <w:color w:val="000000" w:themeColor="text1"/>
        </w:rPr>
        <w:fldChar w:fldCharType="end"/>
      </w:r>
      <w:r w:rsidRPr="1B305B16">
        <w:rPr>
          <w:color w:val="000000" w:themeColor="text1"/>
        </w:rPr>
        <w:t>). The growth rates were identified using a nonlinear fit of the biomass to the Verhulst equation,</w:t>
      </w:r>
    </w:p>
    <w:tbl>
      <w:tblPr>
        <w:tblW w:w="0" w:type="auto"/>
        <w:tblInd w:w="2608" w:type="dxa"/>
        <w:tblLook w:val="04A0" w:firstRow="1" w:lastRow="0" w:firstColumn="1" w:lastColumn="0" w:noHBand="0" w:noVBand="1"/>
      </w:tblPr>
      <w:tblGrid>
        <w:gridCol w:w="7408"/>
        <w:gridCol w:w="450"/>
      </w:tblGrid>
      <w:tr w:rsidR="58FE1DAF" w14:paraId="27841073" w14:textId="77777777" w:rsidTr="408381A9">
        <w:tc>
          <w:tcPr>
            <w:tcW w:w="7428" w:type="dxa"/>
          </w:tcPr>
          <w:p w14:paraId="3E9F284F" w14:textId="79015816" w:rsidR="58FE1DAF" w:rsidRDefault="58FE1DAF" w:rsidP="58FE1DAF">
            <w:pPr>
              <w:pStyle w:val="MDPI39equation"/>
            </w:pPr>
            <w:r>
              <w:t>X(t) = X</w:t>
            </w:r>
            <w:r w:rsidRPr="58FE1DAF">
              <w:rPr>
                <w:vertAlign w:val="subscript"/>
              </w:rPr>
              <w:t>0</w:t>
            </w:r>
            <w:r>
              <w:t>*C/(X</w:t>
            </w:r>
            <w:r w:rsidRPr="58FE1DAF">
              <w:rPr>
                <w:vertAlign w:val="subscript"/>
              </w:rPr>
              <w:t>0</w:t>
            </w:r>
            <w:r>
              <w:t xml:space="preserve"> + (C-X</w:t>
            </w:r>
            <w:r w:rsidRPr="58FE1DAF">
              <w:rPr>
                <w:vertAlign w:val="subscript"/>
              </w:rPr>
              <w:t>0</w:t>
            </w:r>
            <w:r>
              <w:t>)*exp(-</w:t>
            </w:r>
            <w:r w:rsidRPr="58FE1DAF">
              <w:rPr>
                <w:rFonts w:ascii="Symbol" w:eastAsia="Symbol" w:hAnsi="Symbol" w:cs="Symbol"/>
              </w:rPr>
              <w:t></w:t>
            </w:r>
            <w:r>
              <w:t>*t)),</w:t>
            </w:r>
          </w:p>
        </w:tc>
        <w:tc>
          <w:tcPr>
            <w:tcW w:w="431" w:type="dxa"/>
            <w:vAlign w:val="center"/>
          </w:tcPr>
          <w:p w14:paraId="67322692" w14:textId="77777777" w:rsidR="58FE1DAF" w:rsidRDefault="58FE1DAF" w:rsidP="58FE1DAF">
            <w:pPr>
              <w:pStyle w:val="MDPI3aequationnumber"/>
              <w:spacing w:line="260" w:lineRule="atLeast"/>
            </w:pPr>
            <w:r>
              <w:t>(1)</w:t>
            </w:r>
          </w:p>
        </w:tc>
      </w:tr>
    </w:tbl>
    <w:p w14:paraId="698F701B" w14:textId="1CE5E43F" w:rsidR="408381A9" w:rsidRDefault="408381A9"/>
    <w:p w14:paraId="5F5E8FAE" w14:textId="314F9241" w:rsidR="58FE1DAF" w:rsidRDefault="58FE1DAF" w:rsidP="0089779A">
      <w:pPr>
        <w:pStyle w:val="MDPI31text"/>
        <w:ind w:firstLine="0"/>
        <w:rPr>
          <w:color w:val="000000" w:themeColor="text1"/>
        </w:rPr>
      </w:pPr>
      <w:r w:rsidRPr="58FE1DAF">
        <w:rPr>
          <w:color w:val="000000" w:themeColor="text1"/>
        </w:rPr>
        <w:t>which calculates the biomass from the initial biomass (X</w:t>
      </w:r>
      <w:r w:rsidRPr="58FE1DAF">
        <w:rPr>
          <w:color w:val="000000" w:themeColor="text1"/>
          <w:vertAlign w:val="subscript"/>
        </w:rPr>
        <w:t>0</w:t>
      </w:r>
      <w:r w:rsidRPr="58FE1DAF">
        <w:rPr>
          <w:color w:val="000000" w:themeColor="text1"/>
        </w:rPr>
        <w:t xml:space="preserve">), the max biomass capacity (C), the growth rate (m) and time (t). The substrate uptake rate was estimated with a linear equation </w:t>
      </w:r>
      <w:r w:rsidR="005C6F10">
        <w:rPr>
          <w:color w:val="000000" w:themeColor="text1"/>
        </w:rPr>
        <w:fldChar w:fldCharType="begin" w:fldLock="1"/>
      </w:r>
      <w:r w:rsidR="006F7DD3">
        <w:rPr>
          <w:color w:val="000000" w:themeColor="text1"/>
        </w:rPr>
        <w:instrText>ADDIN CSL_CITATION {"citationItems":[{"id":"ITEM-1","itemData":{"DOI":"10.1371/JOURNAL.PGEN.1006372","ISSN":"1553-7404","PMID":"27741250","abstract":"The inability of native Saccharomyces cerevisiae to convert xylose from plant biomass into biofuels remains a major challenge for the production of renewable bioenergy. Despite extensive knowledge of the regulatory networks controlling carbon metabolism in yeast, little is known about how to reprogram S. cerevisiae to ferment xylose at rates comparable to glucose. Here we combined genome sequencing, proteomic profiling, and metabolomic analyses to identify and characterize the responsible mutations in a series of evolved strains capable of metabolizing xylose aerobically or anaerobically. We report that rapid xylose conversion by engineered and evolved S. cerevisiae strains depends upon epistatic interactions among genes encoding a xylose reductase (GRE3), a component of MAP Kinase (MAPK) signaling (HOG1), a regulator of Protein Kinase A (PKA) signaling (IRA2), and a scaffolding protein for mitochondrial iron-sulfur (Fe-S) cluster biogenesis (ISU1). Interestingly, the mutation in IRA2 only impacted anaerobic xylose consumption and required the loss of ISU1 function, indicating a previously unknown connection between PKA signaling, Fe-S cluster biogenesis, and anaerobiosis. Proteomic and metabolomic comparisons revealed that the xylose-metabolizing mutant strains exhibit altered metabolic pathways relative to the parental strain when grown in xylose. Further analyses revealed that interacting mutations in HOG1 and ISU1 unexpectedly elevated mitochondrial respiratory proteins and enabled rapid aerobic respiration of xylose and other non-fermentable carbon substrates. Our findings suggest a surprising connection between Fe-S cluster biogenesis and signaling that facilitates aerobic respiration and anaerobic fermentation of xylose, underscoring how much remains unknown about the eukaryotic signaling systems that regulate carbon metabolism.","author":[{"dropping-particle":"","family":"Sato","given":"Trey K.","non-dropping-particle":"","parse-names":false,"suffix":""},{"dropping-particle":"","family":"Tremaine","given":"Mary","non-dropping-particle":"","parse-names":false,"suffix":""},{"dropping-particle":"","family":"Parreiras","given":"Lucas S.","non-dropping-particle":"","parse-names":false,"suffix":""},{"dropping-particle":"","family":"Hebert","given":"Alexander S.","non-dropping-particle":"","parse-names":false,"suffix":""},{"dropping-particle":"","family":"Myers","given":"Kevin S.","non-dropping-particle":"","parse-names":false,"suffix":""},{"dropping-particle":"","family":"Higbee","given":"Alan J.","non-dropping-particle":"","parse-names":false,"suffix":""},{"dropping-particle":"","family":"Sardi","given":"Maria","non-dropping-particle":"","parse-names":false,"suffix":""},{"dropping-particle":"","family":"McIlwain","given":"Sean J.","non-dropping-particle":"","parse-names":false,"suffix":""},{"dropping-particle":"","family":"Ong","given":"Irene M.","non-dropping-particle":"","parse-names":false,"suffix":""},{"dropping-particle":"","family":"Breuer","given":"Rebecca J.","non-dropping-particle":"","parse-names":false,"suffix":""},{"dropping-particle":"","family":"Avanasi Narasimhan","given":"Ragothaman","non-dropping-particle":"","parse-names":false,"suffix":""},{"dropping-particle":"","family":"McGee","given":"Mick A.","non-dropping-particle":"","parse-names":false,"suffix":""},{"dropping-particle":"","family":"Dickinson","given":"Quinn","non-dropping-particle":"","parse-names":false,"suffix":""},{"dropping-particle":"","family":"Reau","given":"Alex","non-dropping-particle":"La","parse-names":false,"suffix":""},{"dropping-particle":"","family":"Xie","given":"Dan","non-dropping-particle":"","parse-names":false,"suffix":""},{"dropping-particle":"","family":"Tian","given":"Mingyuan","non-dropping-particle":"","parse-names":false,"suffix":""},{"dropping-particle":"","family":"Reed","given":"Jennifer L.","non-dropping-particle":"","parse-names":false,"suffix":""},{"dropping-particle":"","family":"Zhang","given":"Yaoping","non-dropping-particle":"","parse-names":false,"suffix":""},{"dropping-particle":"","family":"Coon","given":"Joshua J.","non-dropping-particle":"","parse-names":false,"suffix":""},{"dropping-particle":"","family":"Hittinger","given":"Chris Todd","non-dropping-particle":"","parse-names":false,"suffix":""},{"dropping-particle":"","family":"Gasch","given":"Audrey P.","non-dropping-particle":"","parse-names":false,"suffix":""},{"dropping-particle":"","family":"Landick","given":"Robert","non-dropping-particle":"","parse-names":false,"suffix":""}],"container-title":"PLOS Genetics","id":"ITEM-1","issue":"10","issued":{"date-parts":[["2016","10","1"]]},"page":"e1006372","publisher":"Public Library of Science","title":"Directed Evolution Reveals Unexpected Epistatic Interactions That Alter Metabolic Regulation and Enable Anaerobic Xylose Use by Saccharomyces cerevisiae","type":"article-journal","volume":"12"},"uris":["http://www.mendeley.com/documents/?uuid=a24b4452-1aab-33e4-89fd-1bea0717bb4b"]}],"mendeley":{"formattedCitation":"[41]","plainTextFormattedCitation":"[41]","previouslyFormattedCitation":"[41]"},"properties":{"noteIndex":0},"schema":"https://github.com/citation-style-language/schema/raw/master/csl-citation.json"}</w:instrText>
      </w:r>
      <w:r w:rsidR="005C6F10">
        <w:rPr>
          <w:color w:val="000000" w:themeColor="text1"/>
        </w:rPr>
        <w:fldChar w:fldCharType="separate"/>
      </w:r>
      <w:r w:rsidR="00D624BC" w:rsidRPr="00D624BC">
        <w:rPr>
          <w:noProof/>
          <w:color w:val="000000" w:themeColor="text1"/>
        </w:rPr>
        <w:t>[41]</w:t>
      </w:r>
      <w:r w:rsidR="005C6F10">
        <w:rPr>
          <w:color w:val="000000" w:themeColor="text1"/>
        </w:rPr>
        <w:fldChar w:fldCharType="end"/>
      </w:r>
      <w:r w:rsidRPr="58FE1DAF">
        <w:rPr>
          <w:color w:val="000000" w:themeColor="text1"/>
        </w:rPr>
        <w:t xml:space="preserve">. </w:t>
      </w:r>
    </w:p>
    <w:p w14:paraId="04A4313D" w14:textId="3776B000" w:rsidR="00C34A11" w:rsidRPr="001F31D1" w:rsidRDefault="6487C5D4" w:rsidP="004C7791">
      <w:pPr>
        <w:pStyle w:val="MDPI21heading1"/>
      </w:pPr>
      <w:r>
        <w:t>3. Results</w:t>
      </w:r>
      <w:r w:rsidR="00635A75">
        <w:t xml:space="preserve"> and discussion</w:t>
      </w:r>
    </w:p>
    <w:p w14:paraId="180E488E" w14:textId="19F31515" w:rsidR="00C34A11" w:rsidRDefault="6487C5D4" w:rsidP="6487C5D4">
      <w:pPr>
        <w:pStyle w:val="MDPI22heading2"/>
        <w:spacing w:before="240"/>
      </w:pPr>
      <w:r>
        <w:t xml:space="preserve">3.1. Description of iUma22 </w:t>
      </w:r>
    </w:p>
    <w:p w14:paraId="04A4313E" w14:textId="0B6C66D2" w:rsidR="00C34A11" w:rsidRDefault="16119E70" w:rsidP="004C7791">
      <w:pPr>
        <w:pStyle w:val="MDPI31text"/>
      </w:pPr>
      <w:r>
        <w:t xml:space="preserve">The genome scale model for </w:t>
      </w:r>
      <w:r w:rsidRPr="16119E70">
        <w:rPr>
          <w:i/>
          <w:iCs/>
        </w:rPr>
        <w:t xml:space="preserve">Ustilago maydis </w:t>
      </w:r>
      <w:r>
        <w:t xml:space="preserve">was constructed based on the genome sequence and annotation of strain 521 </w:t>
      </w:r>
      <w:r w:rsidR="408381A9">
        <w:fldChar w:fldCharType="begin" w:fldLock="1"/>
      </w:r>
      <w:r w:rsidR="408381A9">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408381A9">
        <w:fldChar w:fldCharType="separate"/>
      </w:r>
      <w:r w:rsidRPr="16119E70">
        <w:rPr>
          <w:noProof/>
        </w:rPr>
        <w:t>[6]</w:t>
      </w:r>
      <w:r w:rsidR="408381A9">
        <w:fldChar w:fldCharType="end"/>
      </w:r>
      <w:r>
        <w:t>. Table 2 shows the number of represented genes, metabolites and reactions in the new reconstruction and a comparison to the community yeast model (</w:t>
      </w:r>
      <w:r w:rsidR="408381A9">
        <w:fldChar w:fldCharType="begin" w:fldLock="1"/>
      </w:r>
      <w:r w:rsidR="006F7DD3">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[42]","plainTextFormattedCitation":"[42]","previouslyFormattedCitation":"[42]"},"properties":{"noteIndex":0},"schema":"https://github.com/citation-style-language/schema/raw/master/csl-citation.json"}</w:instrText>
      </w:r>
      <w:r w:rsidR="408381A9">
        <w:fldChar w:fldCharType="separate"/>
      </w:r>
      <w:r w:rsidR="00D624BC" w:rsidRPr="00D624BC">
        <w:rPr>
          <w:noProof/>
        </w:rPr>
        <w:t>[42]</w:t>
      </w:r>
      <w:r w:rsidR="408381A9">
        <w:fldChar w:fldCharType="end"/>
      </w:r>
      <w:r>
        <w:t xml:space="preserve">, version 8.5.0). Whereas the community yeast model is more comprehensive, iUma22 has a higher gene-to-reaction ratio as well as gene-protein-reaction relationships (GPR), as we aimed to include well connected metabolic pathways with (predicted) annotated genes. </w:t>
      </w:r>
      <w:r w:rsidRPr="16119E70">
        <w:rPr>
          <w:i/>
          <w:iCs/>
        </w:rPr>
        <w:t xml:space="preserve">U. maydis </w:t>
      </w:r>
      <w:r>
        <w:t xml:space="preserve">and </w:t>
      </w:r>
      <w:r w:rsidRPr="16119E70">
        <w:rPr>
          <w:i/>
          <w:iCs/>
        </w:rPr>
        <w:t xml:space="preserve">S. cerevisiae </w:t>
      </w:r>
      <w:r>
        <w:t>have similar number of predicted genes and</w:t>
      </w:r>
      <w:r w:rsidR="0076300B">
        <w:t>,</w:t>
      </w:r>
      <w:r>
        <w:t xml:space="preserve"> when assuming the yeast 8.5.0 as a benchmark of metabolic representation, the iUma22 has reached 70% of genes completeness. There are likely gaps in the secondary metabolism discussed in Ullmann et al. (2022) </w:t>
      </w:r>
      <w:r w:rsidR="408381A9">
        <w:fldChar w:fldCharType="begin" w:fldLock="1"/>
      </w:r>
      <w:r w:rsidR="006F7DD3">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[18]"},"properties":{"noteIndex":0},"schema":"https://github.com/citation-style-language/schema/raw/master/csl-citation.json"}</w:instrText>
      </w:r>
      <w:r w:rsidR="408381A9">
        <w:fldChar w:fldCharType="separate"/>
      </w:r>
      <w:r w:rsidR="00D624BC" w:rsidRPr="00D624BC">
        <w:rPr>
          <w:noProof/>
        </w:rPr>
        <w:t>[18]</w:t>
      </w:r>
      <w:r w:rsidR="408381A9">
        <w:fldChar w:fldCharType="end"/>
      </w:r>
      <w:r>
        <w:t xml:space="preserve"> as well as adaptations to the pathogenic life style. </w:t>
      </w:r>
    </w:p>
    <w:p w14:paraId="52DB8BFE" w14:textId="1DF59FDB" w:rsidR="00722802" w:rsidRDefault="00923A49" w:rsidP="00722802">
      <w:pPr>
        <w:pStyle w:val="MDPI41tablecaption"/>
      </w:pPr>
      <w:r>
        <w:rPr>
          <w:b/>
          <w:bCs/>
        </w:rPr>
        <w:t>Table 2</w:t>
      </w:r>
      <w:r w:rsidR="1A254BD0" w:rsidRPr="1A254BD0">
        <w:rPr>
          <w:b/>
          <w:bCs/>
        </w:rPr>
        <w:t>.</w:t>
      </w:r>
      <w:r w:rsidR="1A254BD0">
        <w:t xml:space="preserve"> Number of metabolites, reactions and genes of the genome scale metabolic model of </w:t>
      </w:r>
      <w:r w:rsidR="1A254BD0" w:rsidRPr="005C6F10">
        <w:rPr>
          <w:i/>
        </w:rPr>
        <w:t>U. maydis</w:t>
      </w:r>
      <w:r w:rsidR="1A254BD0">
        <w:t xml:space="preserve"> iUma22 and in comparison, the community yeast model</w:t>
      </w:r>
      <w:r w:rsidR="002B6FBF">
        <w:t xml:space="preserve"> (8.5.0 </w:t>
      </w:r>
      <w:r w:rsidR="002B6FBF">
        <w:fldChar w:fldCharType="begin" w:fldLock="1"/>
      </w:r>
      <w:r w:rsidR="006F7DD3">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[42]","plainTextFormattedCitation":"[42]","previouslyFormattedCitation":"[42]"},"properties":{"noteIndex":0},"schema":"https://github.com/citation-style-language/schema/raw/master/csl-citation.json"}</w:instrText>
      </w:r>
      <w:r w:rsidR="002B6FBF">
        <w:fldChar w:fldCharType="separate"/>
      </w:r>
      <w:r w:rsidR="00D624BC" w:rsidRPr="00D624BC">
        <w:rPr>
          <w:noProof/>
        </w:rPr>
        <w:t>[42]</w:t>
      </w:r>
      <w:r w:rsidR="002B6FBF">
        <w:fldChar w:fldCharType="end"/>
      </w:r>
      <w:r w:rsidR="002B6FBF">
        <w:t>)</w:t>
      </w:r>
      <w:r w:rsidR="1A254BD0">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722802" w:rsidRPr="0011000A" w14:paraId="567B21C1" w14:textId="6A924454" w:rsidTr="408381A9">
        <w:tc>
          <w:tcPr>
            <w:tcW w:w="2619" w:type="dxa"/>
            <w:tcBorders>
              <w:bottom w:val="single" w:sz="4" w:space="0" w:color="auto"/>
            </w:tcBorders>
            <w:shd w:val="clear" w:color="auto" w:fill="auto"/>
            <w:vAlign w:val="center"/>
          </w:tcPr>
          <w:p w14:paraId="4B96636B" w14:textId="3A2FC33A" w:rsidR="00722802" w:rsidRPr="007F7C8C" w:rsidRDefault="00722802" w:rsidP="00901803">
            <w:pPr>
              <w:pStyle w:val="MDPI42tablebody"/>
              <w:spacing w:line="240" w:lineRule="auto"/>
              <w:rPr>
                <w:b/>
                <w:snapToGrid/>
              </w:rPr>
            </w:pPr>
            <w:r>
              <w:rPr>
                <w:b/>
                <w:snapToGrid/>
              </w:rPr>
              <w:t>Component</w:t>
            </w:r>
          </w:p>
        </w:tc>
        <w:tc>
          <w:tcPr>
            <w:tcW w:w="2619" w:type="dxa"/>
            <w:tcBorders>
              <w:bottom w:val="single" w:sz="4" w:space="0" w:color="auto"/>
            </w:tcBorders>
            <w:shd w:val="clear" w:color="auto" w:fill="auto"/>
            <w:vAlign w:val="center"/>
          </w:tcPr>
          <w:p w14:paraId="6370D909" w14:textId="1D41F32F" w:rsidR="00722802" w:rsidRPr="007F7C8C" w:rsidRDefault="00722802" w:rsidP="00901803">
            <w:pPr>
              <w:pStyle w:val="MDPI42tablebody"/>
              <w:spacing w:line="240" w:lineRule="auto"/>
              <w:rPr>
                <w:b/>
                <w:snapToGrid/>
              </w:rPr>
            </w:pPr>
            <w:r>
              <w:rPr>
                <w:b/>
                <w:snapToGrid/>
              </w:rPr>
              <w:t>iUma22</w:t>
            </w:r>
          </w:p>
        </w:tc>
        <w:tc>
          <w:tcPr>
            <w:tcW w:w="2619" w:type="dxa"/>
            <w:tcBorders>
              <w:bottom w:val="single" w:sz="4" w:space="0" w:color="auto"/>
            </w:tcBorders>
          </w:tcPr>
          <w:p w14:paraId="0854337E" w14:textId="74035F78" w:rsidR="00722802" w:rsidRDefault="00722802" w:rsidP="6487C5D4">
            <w:pPr>
              <w:pStyle w:val="MDPI42tablebody"/>
              <w:spacing w:line="240" w:lineRule="auto"/>
              <w:rPr>
                <w:b/>
                <w:bCs/>
                <w:snapToGrid/>
              </w:rPr>
            </w:pPr>
            <w:r w:rsidRPr="6487C5D4">
              <w:rPr>
                <w:b/>
                <w:bCs/>
                <w:snapToGrid/>
              </w:rPr>
              <w:t>Yeast 7.6</w:t>
            </w:r>
            <w:r w:rsidRPr="6487C5D4">
              <w:rPr>
                <w:b/>
                <w:bCs/>
                <w:snapToGrid/>
                <w:vertAlign w:val="superscript"/>
              </w:rPr>
              <w:t>1</w:t>
            </w:r>
          </w:p>
        </w:tc>
      </w:tr>
      <w:tr w:rsidR="00722802" w:rsidRPr="0011000A" w14:paraId="628F69A1" w14:textId="21482E9C" w:rsidTr="408381A9">
        <w:tc>
          <w:tcPr>
            <w:tcW w:w="2619" w:type="dxa"/>
            <w:shd w:val="clear" w:color="auto" w:fill="auto"/>
            <w:vAlign w:val="center"/>
          </w:tcPr>
          <w:p w14:paraId="4CCADA54" w14:textId="1FBA7F79" w:rsidR="00722802" w:rsidRPr="00F220D4" w:rsidRDefault="00722802" w:rsidP="00901803">
            <w:pPr>
              <w:pStyle w:val="MDPI42tablebody"/>
              <w:spacing w:line="240" w:lineRule="auto"/>
            </w:pPr>
            <w:r>
              <w:t>Genes</w:t>
            </w:r>
          </w:p>
        </w:tc>
        <w:tc>
          <w:tcPr>
            <w:tcW w:w="2619" w:type="dxa"/>
            <w:shd w:val="clear" w:color="auto" w:fill="auto"/>
            <w:vAlign w:val="center"/>
          </w:tcPr>
          <w:p w14:paraId="1D26B3F7" w14:textId="067263BB" w:rsidR="00722802" w:rsidRPr="00F220D4" w:rsidRDefault="6487C5D4" w:rsidP="00901803">
            <w:pPr>
              <w:pStyle w:val="MDPI42tablebody"/>
              <w:spacing w:line="240" w:lineRule="auto"/>
            </w:pPr>
            <w:r>
              <w:t>814</w:t>
            </w:r>
          </w:p>
        </w:tc>
        <w:tc>
          <w:tcPr>
            <w:tcW w:w="2619" w:type="dxa"/>
          </w:tcPr>
          <w:p w14:paraId="6930D53C" w14:textId="2CF222AC" w:rsidR="00722802" w:rsidRDefault="6487C5D4" w:rsidP="00901803">
            <w:pPr>
              <w:pStyle w:val="MDPI42tablebody"/>
              <w:spacing w:line="240" w:lineRule="auto"/>
            </w:pPr>
            <w:r>
              <w:t>1,150</w:t>
            </w:r>
          </w:p>
        </w:tc>
      </w:tr>
      <w:tr w:rsidR="00722802" w:rsidRPr="0011000A" w14:paraId="41D6376E" w14:textId="11715257" w:rsidTr="408381A9">
        <w:tc>
          <w:tcPr>
            <w:tcW w:w="2619" w:type="dxa"/>
            <w:shd w:val="clear" w:color="auto" w:fill="auto"/>
            <w:vAlign w:val="center"/>
          </w:tcPr>
          <w:p w14:paraId="32D41F07" w14:textId="0121A3A2" w:rsidR="00722802" w:rsidRPr="00F220D4" w:rsidRDefault="00722802" w:rsidP="00901803">
            <w:pPr>
              <w:pStyle w:val="MDPI42tablebody"/>
              <w:spacing w:line="240" w:lineRule="auto"/>
            </w:pPr>
            <w:r>
              <w:t>Metabolites</w:t>
            </w:r>
          </w:p>
        </w:tc>
        <w:tc>
          <w:tcPr>
            <w:tcW w:w="2619" w:type="dxa"/>
            <w:shd w:val="clear" w:color="auto" w:fill="auto"/>
            <w:vAlign w:val="center"/>
          </w:tcPr>
          <w:p w14:paraId="0EB72BB5" w14:textId="07695D12" w:rsidR="00722802" w:rsidRPr="00F220D4" w:rsidRDefault="25B12823" w:rsidP="00901803">
            <w:pPr>
              <w:pStyle w:val="MDPI42tablebody"/>
              <w:spacing w:line="240" w:lineRule="auto"/>
            </w:pPr>
            <w:r>
              <w:t>1,233</w:t>
            </w:r>
          </w:p>
        </w:tc>
        <w:tc>
          <w:tcPr>
            <w:tcW w:w="2619" w:type="dxa"/>
          </w:tcPr>
          <w:p w14:paraId="43708A87" w14:textId="7554B7C1" w:rsidR="00722802" w:rsidRDefault="6487C5D4" w:rsidP="00901803">
            <w:pPr>
              <w:pStyle w:val="MDPI42tablebody"/>
              <w:spacing w:line="240" w:lineRule="auto"/>
            </w:pPr>
            <w:r>
              <w:t>2,742</w:t>
            </w:r>
          </w:p>
        </w:tc>
      </w:tr>
      <w:tr w:rsidR="00722802" w:rsidRPr="0011000A" w14:paraId="6EB71760" w14:textId="4F7F3C5A" w:rsidTr="408381A9">
        <w:tc>
          <w:tcPr>
            <w:tcW w:w="2619" w:type="dxa"/>
            <w:shd w:val="clear" w:color="auto" w:fill="auto"/>
            <w:vAlign w:val="center"/>
          </w:tcPr>
          <w:p w14:paraId="7F24B75E" w14:textId="6C564D4F" w:rsidR="00722802" w:rsidRDefault="00722802" w:rsidP="00901803">
            <w:pPr>
              <w:pStyle w:val="MDPI42tablebody"/>
              <w:spacing w:line="240" w:lineRule="auto"/>
            </w:pPr>
            <w:r>
              <w:t>Reactions</w:t>
            </w:r>
          </w:p>
        </w:tc>
        <w:tc>
          <w:tcPr>
            <w:tcW w:w="2619" w:type="dxa"/>
            <w:shd w:val="clear" w:color="auto" w:fill="auto"/>
            <w:vAlign w:val="center"/>
          </w:tcPr>
          <w:p w14:paraId="3E9B812B" w14:textId="3DFB578A" w:rsidR="00722802" w:rsidRDefault="25B12823" w:rsidP="009D0BB4">
            <w:pPr>
              <w:pStyle w:val="MDPI42tablebody"/>
              <w:spacing w:line="240" w:lineRule="auto"/>
            </w:pPr>
            <w:r>
              <w:t>1,85</w:t>
            </w:r>
            <w:r w:rsidR="009D0BB4">
              <w:t>6</w:t>
            </w:r>
          </w:p>
        </w:tc>
        <w:tc>
          <w:tcPr>
            <w:tcW w:w="2619" w:type="dxa"/>
          </w:tcPr>
          <w:p w14:paraId="5F3B2455" w14:textId="55CEA1EA" w:rsidR="00722802" w:rsidRDefault="6487C5D4" w:rsidP="00901803">
            <w:pPr>
              <w:pStyle w:val="MDPI42tablebody"/>
              <w:spacing w:line="240" w:lineRule="auto"/>
            </w:pPr>
            <w:r>
              <w:t>4,058</w:t>
            </w:r>
          </w:p>
        </w:tc>
      </w:tr>
      <w:tr w:rsidR="58FE1DAF" w14:paraId="0F7DD4E2" w14:textId="77777777" w:rsidTr="408381A9">
        <w:tc>
          <w:tcPr>
            <w:tcW w:w="2619" w:type="dxa"/>
            <w:shd w:val="clear" w:color="auto" w:fill="auto"/>
            <w:vAlign w:val="center"/>
          </w:tcPr>
          <w:p w14:paraId="33BE2A02" w14:textId="47AE2F79" w:rsidR="58FE1DAF" w:rsidRDefault="58FE1DAF" w:rsidP="58FE1DAF">
            <w:pPr>
              <w:pStyle w:val="MDPI42tablebody"/>
              <w:spacing w:line="240" w:lineRule="auto"/>
              <w:rPr>
                <w:color w:val="000000" w:themeColor="text1"/>
              </w:rPr>
            </w:pPr>
            <w:r w:rsidRPr="58FE1DAF">
              <w:rPr>
                <w:color w:val="000000" w:themeColor="text1"/>
              </w:rPr>
              <w:t>Reactions with GPR</w:t>
            </w:r>
          </w:p>
        </w:tc>
        <w:tc>
          <w:tcPr>
            <w:tcW w:w="2619" w:type="dxa"/>
            <w:shd w:val="clear" w:color="auto" w:fill="auto"/>
            <w:vAlign w:val="center"/>
          </w:tcPr>
          <w:p w14:paraId="0FAB515A" w14:textId="0BEFD579" w:rsidR="58FE1DAF" w:rsidRDefault="58FE1DAF" w:rsidP="58FE1DAF">
            <w:pPr>
              <w:pStyle w:val="MDPI42tablebody"/>
              <w:spacing w:line="240" w:lineRule="auto"/>
              <w:rPr>
                <w:color w:val="000000" w:themeColor="text1"/>
              </w:rPr>
            </w:pPr>
            <w:r w:rsidRPr="58FE1DAF">
              <w:rPr>
                <w:color w:val="000000" w:themeColor="text1"/>
              </w:rPr>
              <w:t>1</w:t>
            </w:r>
            <w:r w:rsidR="00805EEB">
              <w:rPr>
                <w:color w:val="000000" w:themeColor="text1"/>
              </w:rPr>
              <w:t>,</w:t>
            </w:r>
            <w:r w:rsidRPr="58FE1DAF">
              <w:rPr>
                <w:color w:val="000000" w:themeColor="text1"/>
              </w:rPr>
              <w:t>434</w:t>
            </w:r>
          </w:p>
        </w:tc>
        <w:tc>
          <w:tcPr>
            <w:tcW w:w="2619" w:type="dxa"/>
          </w:tcPr>
          <w:p w14:paraId="2A905B96" w14:textId="5002F954" w:rsidR="58FE1DAF" w:rsidRDefault="58FE1DAF" w:rsidP="58FE1DAF">
            <w:pPr>
              <w:pStyle w:val="MDPI42tablebody"/>
              <w:spacing w:line="240" w:lineRule="auto"/>
              <w:rPr>
                <w:color w:val="000000" w:themeColor="text1"/>
              </w:rPr>
            </w:pPr>
            <w:r w:rsidRPr="58FE1DAF">
              <w:rPr>
                <w:color w:val="000000" w:themeColor="text1"/>
              </w:rPr>
              <w:t>2</w:t>
            </w:r>
            <w:r w:rsidR="00805EEB">
              <w:rPr>
                <w:color w:val="000000" w:themeColor="text1"/>
              </w:rPr>
              <w:t>,</w:t>
            </w:r>
            <w:r w:rsidRPr="58FE1DAF">
              <w:rPr>
                <w:color w:val="000000" w:themeColor="text1"/>
              </w:rPr>
              <w:t>633</w:t>
            </w:r>
          </w:p>
        </w:tc>
      </w:tr>
      <w:tr w:rsidR="6487C5D4" w14:paraId="67885FFA" w14:textId="77777777" w:rsidTr="408381A9">
        <w:tc>
          <w:tcPr>
            <w:tcW w:w="2619" w:type="dxa"/>
            <w:shd w:val="clear" w:color="auto" w:fill="auto"/>
            <w:vAlign w:val="center"/>
          </w:tcPr>
          <w:p w14:paraId="48FFBF83" w14:textId="2FDD5C6C" w:rsidR="6487C5D4" w:rsidRDefault="6487C5D4" w:rsidP="00A41A9E">
            <w:pPr>
              <w:pStyle w:val="MDPI42tablebody"/>
              <w:spacing w:line="240" w:lineRule="auto"/>
              <w:rPr>
                <w:color w:val="000000" w:themeColor="text1"/>
              </w:rPr>
            </w:pPr>
            <w:r w:rsidRPr="6487C5D4">
              <w:rPr>
                <w:color w:val="000000" w:themeColor="text1"/>
              </w:rPr>
              <w:t>Pred</w:t>
            </w:r>
            <w:r w:rsidR="00A41A9E">
              <w:rPr>
                <w:color w:val="000000" w:themeColor="text1"/>
              </w:rPr>
              <w:t>icted</w:t>
            </w:r>
            <w:r w:rsidRPr="6487C5D4">
              <w:rPr>
                <w:color w:val="000000" w:themeColor="text1"/>
              </w:rPr>
              <w:t xml:space="preserve"> genes</w:t>
            </w:r>
            <w:r w:rsidRPr="6487C5D4">
              <w:rPr>
                <w:color w:val="000000" w:themeColor="text1"/>
                <w:vertAlign w:val="superscript"/>
              </w:rPr>
              <w:t>2</w:t>
            </w:r>
          </w:p>
        </w:tc>
        <w:tc>
          <w:tcPr>
            <w:tcW w:w="2619" w:type="dxa"/>
            <w:shd w:val="clear" w:color="auto" w:fill="auto"/>
            <w:vAlign w:val="center"/>
          </w:tcPr>
          <w:p w14:paraId="3E174085" w14:textId="4BAEA89A" w:rsidR="6487C5D4" w:rsidRDefault="6487C5D4" w:rsidP="6487C5D4">
            <w:pPr>
              <w:pStyle w:val="MDPI42tablebody"/>
              <w:spacing w:line="240" w:lineRule="auto"/>
              <w:rPr>
                <w:color w:val="000000" w:themeColor="text1"/>
              </w:rPr>
            </w:pPr>
            <w:r w:rsidRPr="6487C5D4">
              <w:rPr>
                <w:color w:val="000000" w:themeColor="text1"/>
              </w:rPr>
              <w:t>6</w:t>
            </w:r>
            <w:r w:rsidR="005D3F04">
              <w:rPr>
                <w:color w:val="000000" w:themeColor="text1"/>
              </w:rPr>
              <w:t>,</w:t>
            </w:r>
            <w:r w:rsidRPr="6487C5D4">
              <w:rPr>
                <w:color w:val="000000" w:themeColor="text1"/>
              </w:rPr>
              <w:t>909</w:t>
            </w:r>
          </w:p>
        </w:tc>
        <w:tc>
          <w:tcPr>
            <w:tcW w:w="2619" w:type="dxa"/>
          </w:tcPr>
          <w:p w14:paraId="39B6EAA9" w14:textId="5B3B7E3C" w:rsidR="6487C5D4" w:rsidRDefault="6487C5D4" w:rsidP="6487C5D4">
            <w:pPr>
              <w:pStyle w:val="MDPI42tablebody"/>
              <w:spacing w:line="240" w:lineRule="auto"/>
              <w:rPr>
                <w:color w:val="000000" w:themeColor="text1"/>
              </w:rPr>
            </w:pPr>
            <w:r w:rsidRPr="6487C5D4">
              <w:rPr>
                <w:color w:val="000000" w:themeColor="text1"/>
              </w:rPr>
              <w:t>6,464</w:t>
            </w:r>
          </w:p>
        </w:tc>
      </w:tr>
    </w:tbl>
    <w:p w14:paraId="10046E59" w14:textId="059EEB8D" w:rsidR="408381A9" w:rsidRDefault="408381A9"/>
    <w:p w14:paraId="521950CD" w14:textId="19D2F782" w:rsidR="00722802" w:rsidRPr="00E06592" w:rsidRDefault="6487C5D4" w:rsidP="00722802">
      <w:pPr>
        <w:pStyle w:val="MDPI43tablefooter"/>
      </w:pPr>
      <w:r w:rsidRPr="6487C5D4">
        <w:rPr>
          <w:vertAlign w:val="superscript"/>
        </w:rPr>
        <w:t>1</w:t>
      </w:r>
      <w:r>
        <w:t xml:space="preserve"> https://github.com/SysBioChalmers/yeast-GEM, update 2021-06-24.</w:t>
      </w:r>
    </w:p>
    <w:p w14:paraId="3593EE6F" w14:textId="628DA8C7" w:rsidR="6487C5D4" w:rsidRDefault="6487C5D4" w:rsidP="6487C5D4">
      <w:pPr>
        <w:pStyle w:val="MDPI31text"/>
        <w:ind w:firstLine="0"/>
      </w:pPr>
      <w:r w:rsidRPr="6487C5D4">
        <w:rPr>
          <w:color w:val="000000" w:themeColor="text1"/>
          <w:sz w:val="18"/>
          <w:szCs w:val="18"/>
          <w:vertAlign w:val="superscript"/>
        </w:rPr>
        <w:t>2</w:t>
      </w:r>
      <w:r w:rsidRPr="6487C5D4">
        <w:rPr>
          <w:color w:val="000000" w:themeColor="text1"/>
          <w:vertAlign w:val="superscript"/>
        </w:rPr>
        <w:t xml:space="preserve"> </w:t>
      </w:r>
      <w:r w:rsidRPr="6487C5D4">
        <w:rPr>
          <w:rFonts w:cs="Cordia New"/>
          <w:color w:val="000000" w:themeColor="text1"/>
          <w:sz w:val="18"/>
          <w:szCs w:val="18"/>
        </w:rPr>
        <w:t>https://www.ncbi.nlm.nih.gov/datasets, accessed 2022-02-04</w:t>
      </w:r>
    </w:p>
    <w:p w14:paraId="5110C108" w14:textId="77777777" w:rsidR="00722802" w:rsidRDefault="00722802" w:rsidP="00722802">
      <w:pPr>
        <w:pStyle w:val="MDPI31text"/>
      </w:pPr>
    </w:p>
    <w:p w14:paraId="596A8F06" w14:textId="7800AE1E" w:rsidR="00722802" w:rsidRDefault="16119E70" w:rsidP="00722802">
      <w:pPr>
        <w:pStyle w:val="MDPI31text"/>
      </w:pPr>
      <w:r>
        <w:t xml:space="preserve">The quality of iUma22 was tested with Memote with an overall performance of 57% </w:t>
      </w:r>
      <w:r w:rsidR="6EFB3826">
        <w:fldChar w:fldCharType="begin" w:fldLock="1"/>
      </w:r>
      <w:r w:rsidR="006F7DD3">
        <w:instrText>ADDIN CSL_CITATION {"citationItems":[{"id":"ITEM-1","itemData":{"DOI":"10.1038/s41587-020-0446-y","ISSN":"1087-0156","abstract":"Reconstructing metabolic reaction networks enables the development of testable hypotheses of an organism’s metabolism under different conditions1. State-of-the-art genome-scale metabolic models (GEMs) can include thousands of metabolites and reactions that are assigned to subcellular locations. Gene–protein–reaction (GPR) rules and annotations using database information can add meta-information to GEMs. GEMs with metadata can be built using standard reconstruction protocols2, and guidelines have been put in place for tracking provenance and enabling interoperability, but a standardized means of quality control for GEMs is lacking3. Here we report a community effort to develop a test suite named MEMOTE (for metabolic model tests) to assess GEM quality. Several studies have shown that neither the formal representation nor the functional requirements of genome-scale metabolic models (GEMs) are precisely defined. Without a consistent standard, comparability, reproducibility, and interoperability of models across groups and software tools cannot be guaranteed. Here, we present memote (https://github.com/opencobra/memote) an open-source software containing a community-maintained, standardized set of metabolic model tests. The tests cover a range of aspects from annotations to conceptual integrity and can be extended to include experimental datasets for automatic model validation. In addition to testing a model once, memote can be configured to do so automatically, i.e., while building a GEM. A comprehensive report displays the models performance parameters, which supports informed model development and facilitates error detection. Memote provides a measure for model quality that is consistent across reconstruction platforms and analysis software and simplifies collaboration within the community by establishing workflows for publicly hosted and version controlled models.","author":[{"dropping-particle":"","family":"Lieven","given":"Christian","non-dropping-particle":"","parse-names":false,"suffix":""},{"dropping-particle":"","family":"Beber","given":"Moritz Emanuel","non-dropping-particle":"","parse-names":false,"suffix":""},{"dropping-particle":"","family":"Olivier","given":"Brett G","non-dropping-particle":"","parse-names":false,"suffix":""},{"dropping-particle":"","family":"Bergmann","given":"Frank T","non-dropping-particle":"","parse-names":false,"suffix":""},{"dropping-particle":"","family":"Ataman","given":"Meric","non-dropping-particle":"","parse-names":false,"suffix":""},{"dropping-particle":"","family":"Babaei","given":"Parizad","non-dropping-particle":"","parse-names":false,"suffix":""},{"dropping-particle":"","family":"Bartell","given":"Jennifer A","non-dropping-particle":"","parse-names":false,"suffix":""},{"dropping-particle":"","family":"Blank","given":"Lars M","non-dropping-particle":"","parse-names":false,"suffix":""},{"dropping-particle":"","family":"Chauhan","given":"Siddharth","non-dropping-particle":"","parse-names":false,"suffix":""},{"dropping-particle":"","family":"Correia","given":"Kevin","non-dropping-particle":"","parse-names":false,"suffix":""},{"dropping-particle":"","family":"Diener","given":"Christian","non-dropping-particle":"","parse-names":false,"suffix":""},{"dropping-particle":"","family":"Dräger","given":"Andreas","non-dropping-particle":"","parse-names":false,"suffix":""},{"dropping-particle":"","family":"Ebert","given":"Birgitta Elisabeth","non-dropping-particle":"","parse-names":false,"suffix":""},{"dropping-particle":"","family":"Edirisinghe","given":"Janaka N","non-dropping-particle":"","parse-names":false,"suffix":""},{"dropping-particle":"","family":"Faria","given":"José P.","non-dropping-particle":"","parse-names":false,"suffix":""},{"dropping-particle":"","family":"Feist","given":"Adam M.","non-dropping-particle":"","parse-names":false,"suffix":""},{"dropping-particle":"","family":"Fengos","given":"Georgios","non-dropping-particle":"","parse-names":false,"suffix":""},{"dropping-particle":"","family":"Fleming","given":"Ronan M T","non-dropping-particle":"","parse-names":false,"suffix":""},{"dropping-particle":"","family":"García-Jiménez","given":"Beatriz","non-dropping-particle":"","parse-names":false,"suffix":""},{"dropping-particle":"","family":"Hatzimanikatis","given":"Vassily","non-dropping-particle":"","parse-names":false,"suffix":""},{"dropping-particle":"","family":"Helvoirt","given":"Wout","non-dropping-particle":"van","parse-names":false,"suffix":""},{"dropping-particle":"","family":"Henry","given":"Christopher S.","non-dropping-particle":"","parse-names":false,"suffix":""},{"dropping-particle":"","family":"Hermjakob","given":"Henning","non-dropping-particle":"","parse-names":false,"suffix":""},{"dropping-particle":"","family":"Herrgård","given":"Markus J.","non-dropping-particle":"","parse-names":false,"suffix":""},{"dropping-particle":"","family":"Kaafarani","given":"Ali","non-dropping-particle":"","parse-names":false,"suffix":""},{"dropping-particle":"","family":"Kim","given":"Hyun Uk","non-dropping-particle":"","parse-names":false,"suffix":""},{"dropping-particle":"","family":"King","given":"Zachary","non-dropping-particle":"","parse-names":false,"suffix":""},{"dropping-particle":"","family":"Klamt","given":"Steffen","non-dropping-particle":"","parse-names":false,"suffix":""},{"dropping-particle":"","family":"Klipp","given":"Edda","non-dropping-particle":"","parse-names":false,"suffix":""},{"dropping-particle":"","family":"Koehorst","given":"Jasper Jan","non-dropping-particle":"","parse-names":false,"suffix":""},{"dropping-particle":"","family":"König","given":"Matthias","non-dropping-particle":"","parse-names":false,"suffix":""},{"dropping-particle":"","family":"Lakshmanan","given":"Meiyappan","non-dropping-particle":"","parse-names":false,"suffix":""},{"dropping-particle":"","family":"Lee","given":"Dong-Yup","non-dropping-particle":"","parse-names":false,"suffix":""},{"dropping-particle":"","family":"Lee","given":"Sang Yup","non-dropping-particle":"","parse-names":false,"suffix":""},{"dropping-particle":"","family":"Lee","given":"Sunjae","non-dropping-particle":"","parse-names":false,"suffix":""},{"dropping-particle":"","family":"Lewis","given":"Nathan E","non-dropping-particle":"","parse-names":false,"suffix":""},{"dropping-particle":"","family":"Liu","given":"Filipe","non-dropping-particle":"","parse-names":false,"suffix":""},{"dropping-particle":"","family":"Ma","given":"Hongwu","non-dropping-particle":"","parse-names":false,"suffix":""},{"dropping-particle":"","family":"Machado","given":"Daniel","non-dropping-particle":"","parse-names":false,"suffix":""},{"dropping-particle":"","family":"Mahadevan","given":"Radhakrishnan","non-dropping-particle":"","parse-names":false,"suffix":""},{"dropping-particle":"","family":"Maia","given":"Paulo","non-dropping-particle":"","parse-names":false,"suffix":""},{"dropping-particle":"","family":"Mardinoglu","given":"Adil","non-dropping-particle":"","parse-names":false,"suffix":""},{"dropping-particle":"","family":"Medlock","given":"Gregory L","non-dropping-particle":"","parse-names":false,"suffix":""},{"dropping-particle":"","family":"Monk","given":"Jonathan M.","non-dropping-particle":"","parse-names":false,"suffix":""},{"dropping-particle":"","family":"Nielsen","given":"Jens","non-dropping-particle":"","parse-names":false,"suffix":""},{"dropping-particle":"","family":"Nielsen","given":"Lars Keld","non-dropping-particle":"","parse-names":false,"suffix":""},{"dropping-particle":"","family":"Nogales","given":"Juan","non-dropping-particle":"","parse-names":false,"suffix":""},{"dropping-particle":"","family":"Nookaew","given":"Intawat","non-dropping-particle":"","parse-names":false,"suffix":""},{"dropping-particle":"","family":"Palsson","given":"Bernhard O.","non-dropping-particle":"","parse-names":false,"suffix":""},{"dropping-particle":"","family":"Papin","given":"Jason A","non-dropping-particle":"","parse-names":false,"suffix":""},{"dropping-particle":"","family":"Patil","given":"Kiran Raosaheb","non-dropping-particle":"","parse-names":false,"suffix":""},{"dropping-particle":"","family":"Poolman","given":"Mark","non-dropping-particle":"","parse-names":false,"suffix":""},{"dropping-particle":"","family":"Price","given":"Nathan D","non-dropping-particle":"","parse-names":false,"suffix":""},{"dropping-particle":"","family":"Resendis-Antonio","given":"Osbaldo","non-dropping-particle":"","parse-names":false,"suffix":""},{"dropping-particle":"","family":"Richelle","given":"Anne","non-dropping-particle":"","parse-names":false,"suffix":""},{"dropping-particle":"","family":"Rocha","given":"Isabel","non-dropping-particle":"","parse-names":false,"suffix":""},{"dropping-particle":"","family":"Sánchez","given":"Benjamín J.","non-dropping-particle":"","parse-names":false,"suffix":""},{"dropping-particle":"","family":"Schaap","given":"Peter J.","non-dropping-particle":"","parse-names":false,"suffix":""},{"dropping-particle":"","family":"Malik Sheriff","given":"Rahuman S","non-dropping-particle":"","parse-names":false,"suffix":""},{"dropping-particle":"","family":"Shoaie","given":"Saeed","non-dropping-particle":"","parse-names":false,"suffix":""},{"dropping-particle":"","family":"Sonnenschein","given":"Nikolaus","non-dropping-particle":"","parse-names":false,"suffix":""},{"dropping-particle":"","family":"Teusink","given":"Bas","non-dropping-particle":"","parse-names":false,"suffix":""},{"dropping-particle":"","family":"Vilaça","given":"Paulo","non-dropping-particle":"","parse-names":false,"suffix":""},{"dropping-particle":"","family":"Vik","given":"Jon Olav","non-dropping-particle":"","parse-names":false,"suffix":""},{"dropping-particle":"","family":"Wodke","given":"Judith A. H.","non-dropping-particle":"","parse-names":false,"suffix":""},{"dropping-particle":"","family":"Xavier","given":"Joana C","non-dropping-particle":"","parse-names":false,"suffix":""},{"dropping-particle":"","family":"Yuan","given":"Qianqian","non-dropping-particle":"","parse-names":false,"suffix":""},{"dropping-particle":"","family":"Zakhartsev","given":"Maksim","non-dropping-particle":"","parse-names":false,"suffix":""},{"dropping-particle":"","family":"Zhang","given":"Cheng","non-dropping-particle":"","parse-names":false,"suffix":""}],"container-title":"Nature Biotechnology","id":"ITEM-1","issue":"3","issued":{"date-parts":[["2020","3","2"]]},"page":"272-276","publisher":"Cold Spring Harbor Laboratory","title":"MEMOTE for standardized genome-scale metabolic model testing","type":"article-journal","volume":"38"},"uris":["http://www.mendeley.com/documents/?uuid=49fe3d70-8121-3d3a-94e4-fb1f2e76e8f0"]}],"mendeley":{"formattedCitation":"[43]","plainTextFormattedCitation":"[43]","previouslyFormattedCitation":"[43]"},"properties":{"noteIndex":0},"schema":"https://github.com/citation-style-language/schema/raw/master/csl-citation.json"}</w:instrText>
      </w:r>
      <w:r w:rsidR="6EFB3826">
        <w:fldChar w:fldCharType="separate"/>
      </w:r>
      <w:r w:rsidR="00D624BC" w:rsidRPr="00D624BC">
        <w:rPr>
          <w:noProof/>
        </w:rPr>
        <w:t>[43]</w:t>
      </w:r>
      <w:r w:rsidR="6EFB3826">
        <w:fldChar w:fldCharType="end"/>
      </w:r>
      <w:r>
        <w:t xml:space="preserve"> (Figure 1). Mass and charge balance as well as metabolite connectivity show high quality with scores of over 98%. Memote detects unbounded fluxes that reach boundary conditions during flux variability analysis for 203 reactions on standard media. The stoichiometric consistency of the model could not be evaluated thus decreasing the overall consistency quality to 53%. Note, however, that also for the </w:t>
      </w:r>
      <w:r w:rsidRPr="16119E70">
        <w:rPr>
          <w:i/>
          <w:iCs/>
        </w:rPr>
        <w:t xml:space="preserve">S. cerevisiae </w:t>
      </w:r>
      <w:r>
        <w:t>community model (</w:t>
      </w:r>
      <w:r w:rsidR="6EFB3826">
        <w:fldChar w:fldCharType="begin" w:fldLock="1"/>
      </w:r>
      <w:r w:rsidR="006F7DD3">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[42]","plainTextFormattedCitation":"[42]","previouslyFormattedCitation":"[42]"},"properties":{"noteIndex":0},"schema":"https://github.com/citation-style-language/schema/raw/master/csl-citation.json"}</w:instrText>
      </w:r>
      <w:r w:rsidR="6EFB3826">
        <w:fldChar w:fldCharType="separate"/>
      </w:r>
      <w:r w:rsidR="00D624BC" w:rsidRPr="00D624BC">
        <w:rPr>
          <w:noProof/>
        </w:rPr>
        <w:t>[42]</w:t>
      </w:r>
      <w:r w:rsidR="6EFB3826">
        <w:fldChar w:fldCharType="end"/>
      </w:r>
      <w:r>
        <w:t>, version 8.5.0) the stoichiometric consistency test fails. Annotations for metabolites, reactions and genes contain detailed unique annotations. The community yeast model, developed since more than a decade, is evaluated by Memote with a total score of 65%.</w:t>
      </w: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8"/>
      </w:tblGrid>
      <w:tr w:rsidR="00426538" w14:paraId="5320282D" w14:textId="77777777" w:rsidTr="00426538">
        <w:tc>
          <w:tcPr>
            <w:tcW w:w="10456" w:type="dxa"/>
          </w:tcPr>
          <w:p w14:paraId="5123527B" w14:textId="719AAB86" w:rsidR="00426538" w:rsidRDefault="00426538" w:rsidP="00722802">
            <w:pPr>
              <w:pStyle w:val="MDPI31text"/>
              <w:ind w:left="0" w:firstLine="0"/>
            </w:pPr>
            <w:r>
              <w:rPr>
                <w:noProof/>
                <w:lang w:val="de-DE" w:bidi="ar-SA"/>
              </w:rPr>
              <w:lastRenderedPageBreak/>
              <w:drawing>
                <wp:inline distT="0" distB="0" distL="0" distR="0" wp14:anchorId="2E02A69E" wp14:editId="0F9F0F2F">
                  <wp:extent cx="4418391" cy="2282414"/>
                  <wp:effectExtent l="0" t="0" r="1270" b="3810"/>
                  <wp:docPr id="1697641678" name="Picture 169764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418391" cy="2282414"/>
                          </a:xfrm>
                          <a:prstGeom prst="rect">
                            <a:avLst/>
                          </a:prstGeom>
                        </pic:spPr>
                      </pic:pic>
                    </a:graphicData>
                  </a:graphic>
                </wp:inline>
              </w:drawing>
            </w:r>
          </w:p>
        </w:tc>
      </w:tr>
      <w:tr w:rsidR="00426538" w14:paraId="3527907D" w14:textId="77777777" w:rsidTr="00426538">
        <w:tc>
          <w:tcPr>
            <w:tcW w:w="10456" w:type="dxa"/>
          </w:tcPr>
          <w:p w14:paraId="13B22AFB" w14:textId="07F14436" w:rsidR="00426538" w:rsidRDefault="00247CBA" w:rsidP="00426538">
            <w:pPr>
              <w:pStyle w:val="MDPI51figurecaption"/>
              <w:ind w:left="0"/>
            </w:pPr>
            <w:r w:rsidRPr="58FE1DAF">
              <w:rPr>
                <w:b/>
                <w:bCs/>
              </w:rPr>
              <w:t>Figure 1.</w:t>
            </w:r>
            <w:r>
              <w:t xml:space="preserve"> Memote quality report </w:t>
            </w:r>
            <w:r w:rsidR="00831532">
              <w:t>of iUma22 with total score of 57</w:t>
            </w:r>
            <w:r>
              <w:t>%. The full html report is provided as Supplementary 3.</w:t>
            </w:r>
          </w:p>
        </w:tc>
      </w:tr>
    </w:tbl>
    <w:p w14:paraId="309143A0" w14:textId="6EDD623F" w:rsidR="004C1EB1" w:rsidRDefault="16119E70" w:rsidP="004C1EB1">
      <w:pPr>
        <w:pStyle w:val="MDPI22heading2"/>
      </w:pPr>
      <w:r>
        <w:t>3.2. Carbon Substrate tests with BIOLOG Phenotype arrays</w:t>
      </w:r>
    </w:p>
    <w:p w14:paraId="6632C0C9" w14:textId="5CA52EC7" w:rsidR="6487C5D4" w:rsidRDefault="6EFB3826" w:rsidP="58FE1DAF">
      <w:pPr>
        <w:pStyle w:val="MDPI31text"/>
        <w:rPr>
          <w:color w:val="000000" w:themeColor="text1"/>
        </w:rPr>
      </w:pPr>
      <w:r>
        <w:t xml:space="preserve">The model iUma22 correctly reproduces 96% of growth phenotypes tested in BIOLOG carbon source assays. </w:t>
      </w:r>
      <w:r w:rsidR="001D3879">
        <w:t>In this assays, each well of a 96-well plate is equipped with a different substrate</w:t>
      </w:r>
      <w:r w:rsidR="004436FA">
        <w:t>, and we chose carbon substrate plates PM1 and PM2A of the manufacturer (an overview of the carbon source distribution in the wells is provided in the Supplement</w:t>
      </w:r>
      <w:r w:rsidR="00A43A7E">
        <w:t>s</w:t>
      </w:r>
      <w:r w:rsidR="004436FA">
        <w:t>). Substrate utilization is tested photometric and w</w:t>
      </w:r>
      <w:r>
        <w:t>e chose an OD threshold of 0.4 a.u. for growth, a value right after the apparent normal distribution of non-growth for low final OD values (</w:t>
      </w:r>
      <w:r w:rsidRPr="0015783D">
        <w:rPr>
          <w:bCs/>
        </w:rPr>
        <w:t xml:space="preserve">Figure </w:t>
      </w:r>
      <w:r w:rsidR="00923A49" w:rsidRPr="0015783D">
        <w:rPr>
          <w:bCs/>
        </w:rPr>
        <w:t>2</w:t>
      </w:r>
      <w:r>
        <w:t xml:space="preserve">). The threshold is a compromise to include growth for </w:t>
      </w:r>
      <w:r>
        <w:lastRenderedPageBreak/>
        <w:t>gly</w:t>
      </w:r>
      <w:r w:rsidR="002B3792">
        <w:rPr>
          <w:noProof/>
          <w:lang w:val="de-DE" w:bidi="ar-SA"/>
        </w:rPr>
        <mc:AlternateContent>
          <mc:Choice Requires="wps">
            <w:drawing>
              <wp:anchor distT="45720" distB="45720" distL="114300" distR="114300" simplePos="0" relativeHeight="251662336" behindDoc="0" locked="0" layoutInCell="1" allowOverlap="1" wp14:anchorId="6D63267A" wp14:editId="0037EFCB">
                <wp:simplePos x="0" y="0"/>
                <wp:positionH relativeFrom="margin">
                  <wp:posOffset>1619885</wp:posOffset>
                </wp:positionH>
                <wp:positionV relativeFrom="margin">
                  <wp:posOffset>-1905</wp:posOffset>
                </wp:positionV>
                <wp:extent cx="5302250" cy="5200650"/>
                <wp:effectExtent l="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2250" cy="5200650"/>
                        </a:xfrm>
                        <a:prstGeom prst="rect">
                          <a:avLst/>
                        </a:prstGeom>
                        <a:solidFill>
                          <a:srgbClr val="FFFFFF"/>
                        </a:solidFill>
                        <a:ln w="9525">
                          <a:noFill/>
                          <a:miter lim="800000"/>
                          <a:headEnd/>
                          <a:tailEnd/>
                        </a:ln>
                      </wps:spPr>
                      <wps:txbx>
                        <w:txbxContent>
                          <w:p w14:paraId="18A26FE7" w14:textId="6AF3565A" w:rsidR="00A153E8" w:rsidRDefault="00A153E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194501" w14:textId="77777777" w:rsidTr="00FF31EC">
                              <w:tc>
                                <w:tcPr>
                                  <w:tcW w:w="7416" w:type="dxa"/>
                                </w:tcPr>
                                <w:p w14:paraId="2AABA658" w14:textId="77777777" w:rsidR="00A153E8" w:rsidRDefault="00A153E8" w:rsidP="00FF31EC">
                                  <w:pPr>
                                    <w:pStyle w:val="MDPI31text"/>
                                    <w:ind w:left="0" w:firstLine="0"/>
                                  </w:pPr>
                                  <w:r>
                                    <w:rPr>
                                      <w:noProof/>
                                      <w:lang w:val="de-DE" w:bidi="ar-SA"/>
                                    </w:rPr>
                                    <w:drawing>
                                      <wp:inline distT="0" distB="0" distL="0" distR="0" wp14:anchorId="691007BF" wp14:editId="27061E14">
                                        <wp:extent cx="4572000" cy="3505200"/>
                                        <wp:effectExtent l="0" t="0" r="0" b="0"/>
                                        <wp:docPr id="1090371617" name="Picture 109037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3505200"/>
                                                </a:xfrm>
                                                <a:prstGeom prst="rect">
                                                  <a:avLst/>
                                                </a:prstGeom>
                                              </pic:spPr>
                                            </pic:pic>
                                          </a:graphicData>
                                        </a:graphic>
                                      </wp:inline>
                                    </w:drawing>
                                  </w:r>
                                </w:p>
                              </w:tc>
                            </w:tr>
                            <w:tr w:rsidR="00A153E8" w14:paraId="54F57ED8" w14:textId="77777777" w:rsidTr="00FF31EC">
                              <w:tc>
                                <w:tcPr>
                                  <w:tcW w:w="7416" w:type="dxa"/>
                                </w:tcPr>
                                <w:p w14:paraId="6278F254" w14:textId="5DA76F7C" w:rsidR="00A153E8" w:rsidRDefault="00A153E8" w:rsidP="00B3721C">
                                  <w:pPr>
                                    <w:pStyle w:val="MDPI51figurecaption"/>
                                    <w:ind w:left="425" w:right="425"/>
                                  </w:pPr>
                                  <w:r w:rsidRPr="6EFB3826">
                                    <w:rPr>
                                      <w:b/>
                                      <w:bCs/>
                                    </w:rPr>
                                    <w:t xml:space="preserve">Figure </w:t>
                                  </w:r>
                                  <w:r>
                                    <w:rPr>
                                      <w:b/>
                                      <w:bCs/>
                                    </w:rPr>
                                    <w:t>2</w:t>
                                  </w:r>
                                  <w:r w:rsidRPr="6EFB3826">
                                    <w:rPr>
                                      <w:b/>
                                      <w:bCs/>
                                    </w:rPr>
                                    <w:t xml:space="preserve">. </w:t>
                                  </w:r>
                                  <w:r>
                                    <w:t xml:space="preserve">BIOLOG phenotype experiments with carbon sources from PM1 and PM2A. Growth was evaluated by OD 600 after 144h for PM1 (A) and 288h for PM2A (B) with a threshold of 0.4 a.u (black line with triangle) which excludes the normal distribution at low ODs representing no growth. 52 substrates were correctly predicted to growth (true positive, green) and 128 correctly assigned to non-growth by iUma22 (true negative, yellow) in the plates PM1 (C) and PM2A (D). Twelve substrates could not be balanced to enable growth in iUma22 (false negative). Results of PM1 and PM2A </w:t>
                                  </w:r>
                                  <w:r w:rsidR="00B3721C">
                                    <w:t xml:space="preserve">and an overview of the substrates on the plates </w:t>
                                  </w:r>
                                  <w:r>
                                    <w:t>are provided as Supplement</w:t>
                                  </w:r>
                                  <w:r w:rsidR="00B3721C">
                                    <w:t>s</w:t>
                                  </w:r>
                                  <w:r>
                                    <w:t>.</w:t>
                                  </w:r>
                                </w:p>
                              </w:tc>
                            </w:tr>
                          </w:tbl>
                          <w:p w14:paraId="032B6A0E" w14:textId="723EB6AF" w:rsidR="00A153E8" w:rsidRDefault="00A153E8"/>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6D63267A" id="_x0000_t202" coordsize="21600,21600" o:spt="202" path="m,l,21600r21600,l21600,xe">
                <v:stroke joinstyle="miter"/>
                <v:path gradientshapeok="t" o:connecttype="rect"/>
              </v:shapetype>
              <v:shape id="Text Box 2" o:spid="_x0000_s1026" type="#_x0000_t202" style="position:absolute;left:0;text-align:left;margin-left:127.55pt;margin-top:-.15pt;width:417.5pt;height:409.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" stroked="f">
                <v:textbox>
                  <w:txbxContent>
                    <w:p w14:paraId="18A26FE7" w14:textId="6AF3565A" w:rsidR="00A153E8" w:rsidRDefault="00A153E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194501" w14:textId="77777777" w:rsidTr="00FF31EC">
                        <w:tc>
                          <w:tcPr>
                            <w:tcW w:w="7416" w:type="dxa"/>
                          </w:tcPr>
                          <w:p w14:paraId="2AABA658" w14:textId="77777777" w:rsidR="00A153E8" w:rsidRDefault="00A153E8" w:rsidP="00FF31EC">
                            <w:pPr>
                              <w:pStyle w:val="MDPI31text"/>
                              <w:ind w:left="0" w:firstLine="0"/>
                            </w:pPr>
                            <w:r>
                              <w:rPr>
                                <w:noProof/>
                                <w:lang w:val="de-DE" w:bidi="ar-SA"/>
                              </w:rPr>
                              <w:drawing>
                                <wp:inline distT="0" distB="0" distL="0" distR="0" wp14:anchorId="691007BF" wp14:editId="27061E14">
                                  <wp:extent cx="4572000" cy="3505200"/>
                                  <wp:effectExtent l="0" t="0" r="0" b="0"/>
                                  <wp:docPr id="1090371617" name="Picture 109037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3505200"/>
                                          </a:xfrm>
                                          <a:prstGeom prst="rect">
                                            <a:avLst/>
                                          </a:prstGeom>
                                        </pic:spPr>
                                      </pic:pic>
                                    </a:graphicData>
                                  </a:graphic>
                                </wp:inline>
                              </w:drawing>
                            </w:r>
                          </w:p>
                        </w:tc>
                      </w:tr>
                      <w:tr w:rsidR="00A153E8" w14:paraId="54F57ED8" w14:textId="77777777" w:rsidTr="00FF31EC">
                        <w:tc>
                          <w:tcPr>
                            <w:tcW w:w="7416" w:type="dxa"/>
                          </w:tcPr>
                          <w:p w14:paraId="6278F254" w14:textId="5DA76F7C" w:rsidR="00A153E8" w:rsidRDefault="00A153E8" w:rsidP="00B3721C">
                            <w:pPr>
                              <w:pStyle w:val="MDPI51figurecaption"/>
                              <w:ind w:left="425" w:right="425"/>
                            </w:pPr>
                            <w:r w:rsidRPr="6EFB3826">
                              <w:rPr>
                                <w:b/>
                                <w:bCs/>
                              </w:rPr>
                              <w:t xml:space="preserve">Figure </w:t>
                            </w:r>
                            <w:r>
                              <w:rPr>
                                <w:b/>
                                <w:bCs/>
                              </w:rPr>
                              <w:t>2</w:t>
                            </w:r>
                            <w:r w:rsidRPr="6EFB3826">
                              <w:rPr>
                                <w:b/>
                                <w:bCs/>
                              </w:rPr>
                              <w:t xml:space="preserve">. </w:t>
                            </w:r>
                            <w:r>
                              <w:t xml:space="preserve">BIOLOG phenotype experiments with carbon sources from PM1 and PM2A. Growth was evaluated by OD 600 after 144h for PM1 (A) and 288h for PM2A (B) with a threshold of 0.4 a.u (black line with triangle) which excludes the normal distribution at low ODs representing no growth. 52 substrates were correctly predicted to growth (true positive, green) and 128 correctly assigned to non-growth by iUma22 (true negative, yellow) in the plates PM1 (C) and PM2A (D). Twelve substrates could not be balanced to enable growth in iUma22 (false negative). Results of PM1 and PM2A </w:t>
                            </w:r>
                            <w:r w:rsidR="00B3721C">
                              <w:t xml:space="preserve">and an overview of the substrates on the plates </w:t>
                            </w:r>
                            <w:r>
                              <w:t>are provided as Supplement</w:t>
                            </w:r>
                            <w:r w:rsidR="00B3721C">
                              <w:t>s</w:t>
                            </w:r>
                            <w:r>
                              <w:t>.</w:t>
                            </w:r>
                          </w:p>
                        </w:tc>
                      </w:tr>
                    </w:tbl>
                    <w:p w14:paraId="032B6A0E" w14:textId="723EB6AF" w:rsidR="00A153E8" w:rsidRDefault="00A153E8"/>
                  </w:txbxContent>
                </v:textbox>
                <w10:wrap type="square" anchorx="margin" anchory="margin"/>
              </v:shape>
            </w:pict>
          </mc:Fallback>
        </mc:AlternateContent>
      </w:r>
      <w:r>
        <w:t>cine dipeptides (PM1: E1, G1, G6, H1), but also includes TCA cycle intermediates (succinate (PM1:A5), fumarate (PM1:F5), aspartate (PM1:A7), malate (PM1:G12)). These TCA cycle intermediates could not be enabled for growth in the model. The largest set of reactions added because of the BIOLOG plates includes di- and oligosaccharide metabolism and methylated central carbon metabolites</w:t>
      </w:r>
      <w:r w:rsidR="001D3879">
        <w:t xml:space="preserve"> (detailed list in the Supplements)</w:t>
      </w:r>
      <w:r>
        <w:t>. Overall, growth took place in 52 wells (3</w:t>
      </w:r>
      <w:r w:rsidR="00403D6A">
        <w:t>6</w:t>
      </w:r>
      <w:r>
        <w:t xml:space="preserve"> in PM1 and </w:t>
      </w:r>
      <w:r w:rsidR="00403D6A">
        <w:t>28</w:t>
      </w:r>
      <w:r>
        <w:t xml:space="preserve"> in PM2A). iUma22 was manually adjusted to reproduce the majority of the growth phenotypes (Figure 2).</w:t>
      </w:r>
    </w:p>
    <w:p w14:paraId="6FC848FB" w14:textId="4374DABA" w:rsidR="6487C5D4" w:rsidRDefault="6487C5D4" w:rsidP="58FE1DAF">
      <w:pPr>
        <w:pStyle w:val="MDPI31text"/>
        <w:rPr>
          <w:color w:val="000000" w:themeColor="text1"/>
        </w:rPr>
      </w:pPr>
    </w:p>
    <w:p w14:paraId="2D39CE2E" w14:textId="5A2F5A06" w:rsidR="6487C5D4" w:rsidRDefault="408381A9" w:rsidP="6487C5D4">
      <w:pPr>
        <w:pStyle w:val="MDPI31text"/>
      </w:pPr>
      <w:r>
        <w:t xml:space="preserve">While the majority of substrate </w:t>
      </w:r>
      <w:r w:rsidR="00C50518">
        <w:t>were</w:t>
      </w:r>
      <w:r>
        <w:t xml:space="preserve"> correctly reproduced, some metabolites fail</w:t>
      </w:r>
      <w:r w:rsidR="00C50518">
        <w:t>ed</w:t>
      </w:r>
      <w:r>
        <w:t xml:space="preserve"> to support growth in iUma22. Many intermediates from the TCA cycle d</w:t>
      </w:r>
      <w:r w:rsidR="00C50518">
        <w:t>id</w:t>
      </w:r>
      <w:r>
        <w:t xml:space="preserve"> not support growth</w:t>
      </w:r>
      <w:r w:rsidR="001E37BA">
        <w:t xml:space="preserve"> in the B</w:t>
      </w:r>
      <w:r w:rsidR="001D3879">
        <w:t>IOLOG</w:t>
      </w:r>
      <w:r w:rsidR="001E37BA">
        <w:t xml:space="preserve"> results</w:t>
      </w:r>
      <w:r>
        <w:t xml:space="preserve"> (2-oxoglutarate, fumarate, succinate, aspartate) </w:t>
      </w:r>
      <w:r w:rsidR="001E37BA">
        <w:t xml:space="preserve">while others like </w:t>
      </w:r>
      <w:r>
        <w:t xml:space="preserve">lactate (PM1:B9), malate (PM1:G12) and succinamate (PM2A:F10) </w:t>
      </w:r>
      <w:r w:rsidR="003E64C6">
        <w:t xml:space="preserve">were positive </w:t>
      </w:r>
      <w:r>
        <w:t xml:space="preserve">(Figure 2). The degradation of arginine (PM2A:G4), isoleucine (PM2A:G9) and ornithine (H1) is dysfunctional in iUma22, </w:t>
      </w:r>
      <w:r w:rsidR="00C852D3">
        <w:t>although proline is predicted to enable growth. These metabolites</w:t>
      </w:r>
      <w:r>
        <w:t xml:space="preserve"> a</w:t>
      </w:r>
      <w:r w:rsidR="00C852D3">
        <w:t>re</w:t>
      </w:r>
      <w:r>
        <w:t xml:space="preserve"> carbon intermediate</w:t>
      </w:r>
      <w:r w:rsidR="00C852D3">
        <w:t>s</w:t>
      </w:r>
      <w:r>
        <w:t xml:space="preserve"> of the common carbon metabolization following the ornithine-glutamate aminotransferase reaction (E.C. 2.6.1.13, ORNTArm). The metabolization of sebacic acid (PM2A:F8) is not represented in the model, because no information is available in the databases KEGG and Metacyc. </w:t>
      </w:r>
      <w:r w:rsidR="009E78DC">
        <w:t xml:space="preserve">False positive growth predictions indicated exchange and transport reactions of metabolites in the model that </w:t>
      </w:r>
      <w:r w:rsidR="009A35AF">
        <w:t xml:space="preserve">actually </w:t>
      </w:r>
      <w:r w:rsidR="009E78DC">
        <w:t xml:space="preserve">could not be imported. Thus, growth predictions </w:t>
      </w:r>
      <w:r w:rsidR="009A35AF">
        <w:t xml:space="preserve">of the corresponding metabolites </w:t>
      </w:r>
      <w:r>
        <w:t>were corrected by removing exchange reactions of the associated metabolites.</w:t>
      </w:r>
    </w:p>
    <w:p w14:paraId="04A4314A" w14:textId="419D8FEB" w:rsidR="00C34A11" w:rsidRPr="00E75611" w:rsidRDefault="00C34A11" w:rsidP="00264842">
      <w:pPr>
        <w:pStyle w:val="MDPI22heading2"/>
        <w:spacing w:before="240"/>
        <w:rPr>
          <w:noProof w:val="0"/>
        </w:rPr>
      </w:pPr>
      <w:r w:rsidRPr="00E75611">
        <w:lastRenderedPageBreak/>
        <w:t>3.</w:t>
      </w:r>
      <w:r w:rsidR="004C1EB1">
        <w:t>3</w:t>
      </w:r>
      <w:r w:rsidRPr="00E75611">
        <w:rPr>
          <w:noProof w:val="0"/>
        </w:rPr>
        <w:t xml:space="preserve">. </w:t>
      </w:r>
      <w:r w:rsidR="004B0FBD">
        <w:rPr>
          <w:noProof w:val="0"/>
        </w:rPr>
        <w:t>Growth rate correlation</w:t>
      </w:r>
    </w:p>
    <w:p w14:paraId="57D92ED9" w14:textId="3F71D4A8" w:rsidR="00426538" w:rsidRDefault="408381A9" w:rsidP="00D4005F">
      <w:pPr>
        <w:pStyle w:val="MDPI31text"/>
      </w:pPr>
      <w:r>
        <w:t>We ev</w:t>
      </w:r>
      <w:r w:rsidR="00BD37B7">
        <w:t>aluated glucose</w:t>
      </w:r>
      <w:r>
        <w:t xml:space="preserve"> growth characteristic</w:t>
      </w:r>
      <w:r w:rsidR="00BD37B7">
        <w:t>s</w:t>
      </w:r>
      <w:r>
        <w:t xml:space="preserve"> and compared the results with </w:t>
      </w:r>
      <w:r w:rsidR="00BD37B7">
        <w:t>iUma22 predictions</w:t>
      </w:r>
      <w:r>
        <w:t xml:space="preserve">. We used published batch data of </w:t>
      </w:r>
      <w:r w:rsidRPr="408381A9">
        <w:rPr>
          <w:i/>
          <w:iCs/>
        </w:rPr>
        <w:t>U. maydis</w:t>
      </w:r>
      <w:r>
        <w:t xml:space="preserve"> MB215 control strains </w:t>
      </w:r>
      <w:r w:rsidR="1A254BD0">
        <w:fldChar w:fldCharType="begin" w:fldLock="1"/>
      </w:r>
      <w:r w:rsidR="1A254BD0">
        <w:instrText>ADDIN CSL_CITATION {"citationItems":[{"id":"ITEM-1","itemData":{"DOI":"10.3390/JOF7010020","ISSN":"2309608X","abstract":"Ustilago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20","id":"ITEM-1","issue":"1","issued":{"date-parts":[["2020","12","31"]]},"page":"20","publisher":"Multidisciplinary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[4]","plainTextFormattedCitation":"[4]","previouslyFormattedCitation":"[4]"},"properties":{"noteIndex":0},"schema":"https://github.com/citation-style-language/schema/raw/master/csl-citation.json"}</w:instrText>
      </w:r>
      <w:r w:rsidR="1A254BD0">
        <w:fldChar w:fldCharType="separate"/>
      </w:r>
      <w:r w:rsidRPr="408381A9">
        <w:rPr>
          <w:noProof/>
        </w:rPr>
        <w:t>[4]</w:t>
      </w:r>
      <w:r w:rsidR="1A254BD0">
        <w:fldChar w:fldCharType="end"/>
      </w:r>
      <w:r w:rsidR="00E74E24">
        <w:t>, that were genetically modified for optimized biotechnological performance,</w:t>
      </w:r>
      <w:r>
        <w:t xml:space="preserve"> as well as newly generated data</w:t>
      </w:r>
      <w:del w:id="5" w:author="Ulf Liebal" w:date="2022-05-13T15:34:00Z">
        <w:r w:rsidDel="00D4005F">
          <w:delText xml:space="preserve"> with </w:delText>
        </w:r>
        <w:r w:rsidRPr="408381A9" w:rsidDel="00D4005F">
          <w:rPr>
            <w:i/>
            <w:iCs/>
          </w:rPr>
          <w:delText>U. maydis</w:delText>
        </w:r>
        <w:r w:rsidDel="00D4005F">
          <w:delText xml:space="preserve"> </w:delText>
        </w:r>
        <w:r w:rsidR="00E74E24" w:rsidDel="00D4005F">
          <w:delText>strain 521</w:delText>
        </w:r>
      </w:del>
      <w:r>
        <w:t xml:space="preserve"> (Table 3). </w:t>
      </w:r>
      <w:r w:rsidR="006E5209">
        <w:t xml:space="preserve">Note, that the model considers ATP-consuming glucose uptake via Hxt1 </w:t>
      </w:r>
      <w:r w:rsidR="00E40907">
        <w:fldChar w:fldCharType="begin" w:fldLock="1"/>
      </w:r>
      <w:r w:rsidR="006F7DD3">
        <w:instrText>ADDIN CSL_CITATION {"citationItems":[{"id":"ITEM-1","itemData":{"DOI":"10.1111/nph.13397","ISSN":"0028-646X","author":[{"dropping-particle":"","family":"Schirawski","given":"Jan","non-dropping-particle":"","parse-names":false,"suffix":""}],"container-title":"New Phytologist","id":"ITEM-1","issue":"3","issued":{"date-parts":[["2015","5","10"]]},"page":"892-894","publisher":"John Wiley &amp; Sons, Ltd","title":"Invasion is sweet","type":"article-journal","volume":"206"},"uris":["http://www.mendeley.com/documents/?uuid=29151b2f-8ce3-36ab-a1b3-a21d3d6c05fb"]}],"mendeley":{"formattedCitation":"[44]","plainTextFormattedCitation":"[44]","previouslyFormattedCitation":"[44]"},"properties":{"noteIndex":0},"schema":"https://github.com/citation-style-language/schema/raw/master/csl-citation.json"}</w:instrText>
      </w:r>
      <w:r w:rsidR="00E40907">
        <w:fldChar w:fldCharType="separate"/>
      </w:r>
      <w:r w:rsidR="00D624BC" w:rsidRPr="00D624BC">
        <w:rPr>
          <w:noProof/>
        </w:rPr>
        <w:t>[44]</w:t>
      </w:r>
      <w:r w:rsidR="00E40907">
        <w:fldChar w:fldCharType="end"/>
      </w:r>
      <w:r w:rsidR="006E5209">
        <w:t xml:space="preserve">. </w:t>
      </w:r>
      <w:del w:id="6" w:author="Ulf Liebal" w:date="2022-05-13T15:38:00Z">
        <w:r w:rsidR="00DB36B9" w:rsidDel="00D4005F">
          <w:delText xml:space="preserve">The experiments can be categorized into low and high yield growth phenotypes, respectively. </w:delText>
        </w:r>
      </w:del>
      <w:r w:rsidR="00DB36B9">
        <w:t>E</w:t>
      </w:r>
      <w:r>
        <w:t>xperiment</w:t>
      </w:r>
      <w:r w:rsidR="00834324">
        <w:t>s with high initial glucose concentrations &gt;50 g/L</w:t>
      </w:r>
      <w:r w:rsidR="004F13A8">
        <w:t xml:space="preserve"> resulted in lower glucose uptake rates</w:t>
      </w:r>
      <w:del w:id="7" w:author="Ulf Liebal" w:date="2022-05-13T15:39:00Z">
        <w:r w:rsidR="004F13A8" w:rsidDel="00D4005F">
          <w:delText xml:space="preserve"> and</w:delText>
        </w:r>
        <w:r w:rsidDel="00D4005F">
          <w:delText xml:space="preserve"> </w:delText>
        </w:r>
        <w:r w:rsidR="00DB36B9" w:rsidDel="00D4005F">
          <w:delText>displayed high yields</w:delText>
        </w:r>
        <w:r w:rsidR="000F5438" w:rsidDel="00D4005F">
          <w:delText>,</w:delText>
        </w:r>
        <w:r w:rsidR="00DB36B9" w:rsidDel="00D4005F">
          <w:delText xml:space="preserve"> </w:delText>
        </w:r>
        <w:r w:rsidR="00A6591D" w:rsidDel="00D4005F">
          <w:delText>close to</w:delText>
        </w:r>
        <w:r w:rsidDel="00D4005F">
          <w:delText xml:space="preserve"> reported yields in </w:delText>
        </w:r>
        <w:r w:rsidRPr="408381A9" w:rsidDel="00D4005F">
          <w:rPr>
            <w:i/>
            <w:iCs/>
          </w:rPr>
          <w:delText xml:space="preserve">S. cerevisiae </w:delText>
        </w:r>
        <w:r w:rsidR="00DB36B9" w:rsidRPr="00DB36B9" w:rsidDel="00D4005F">
          <w:rPr>
            <w:iCs/>
          </w:rPr>
          <w:delText>(</w:delText>
        </w:r>
        <w:r w:rsidDel="00D4005F">
          <w:delText>0.51 g</w:delText>
        </w:r>
        <w:r w:rsidRPr="408381A9" w:rsidDel="00D4005F">
          <w:rPr>
            <w:vertAlign w:val="subscript"/>
          </w:rPr>
          <w:delText>CDW</w:delText>
        </w:r>
        <w:r w:rsidDel="00D4005F">
          <w:delText>/g</w:delText>
        </w:r>
        <w:r w:rsidRPr="408381A9" w:rsidDel="00D4005F">
          <w:rPr>
            <w:vertAlign w:val="subscript"/>
          </w:rPr>
          <w:delText>glc</w:delText>
        </w:r>
        <w:r w:rsidDel="00D4005F">
          <w:delText xml:space="preserve"> </w:delText>
        </w:r>
        <w:r w:rsidR="1A254BD0" w:rsidDel="00D4005F">
          <w:fldChar w:fldCharType="begin" w:fldLock="1"/>
        </w:r>
        <w:r w:rsidR="00D624BC" w:rsidDel="00D4005F">
          <w:delInstrText>ADDIN CSL_CITATION {"citationItems":[{"id":"ITEM-1","itemData":{"DOI":"10.1002/BIT.260350211","ISSN":"0006-3592","PMID":"18592509","abstract":"The fermentation of glucose by a strain of Saccharomyces cerevisiae was studied in a continuous single‐stage process with recycle of the cells via cross‐flow micro‐filtration membranes. Operating conditions were selected such that the culture was not carbon limited and inhibition by ethanol and cell death were minimized. Steady states were obtained for various biomass bleeding rates, i.e., various specific growth rates. From the experimental data, the stoichiometry of the simultaneous reactions, cell growth, ethanol production and maintenance were established using mass and degree of reduction balance relative to substrates (carbon source and oxygen) and products (biomass, ethanol, carbon dioxide etc.), and the growth parameters, yields, and maintenance cofficients were determined. It was shown that the oxygen consumption was not linked to the kinetics of the fermentation. The calculated growth constants were discussed and compared to the currently reported values. Copyright © 1990 John Wiley &amp; Sons, Inc.","author":[{"dropping-particle":"","family":"Uribelarrea","given":"Jean‐Louis ‐L","non-dropping-particle":"","parse-names":false,"suffix":""},{"dropping-particle":"","family":"Winter","given":"Jacques","non-dropping-particle":"","parse-names":false,"suffix":""},{"dropping-particle":"","family":"Goma","given":"Gérard","non-dropping-particle":"","parse-names":false,"suffix":""},{"dropping-particle":"","family":"Pareilleux","given":"Alain","non-dropping-particle":"","parse-names":false,"suffix":""}],"container-title":"Biotechnology and bioengineering","id":"ITEM-1","issue":"2","issued":{"date-parts":[["1990"]]},"page":"201-206","publisher":"Biotechnol Bioeng","title":"Determination of maintenance coefficients of Saccharomyces cerevisiae cultures with cell recycle by cross-flow membrane filtration","type":"article-journal","volume":"35"},"uris":["http://www.mendeley.com/documents/?uuid=dfc18728-cc8f-3c50-a096-eb89224e933d"]}],"mendeley":{"formattedCitation":"[45]","plainTextFormattedCitation":"[45]","previouslyFormattedCitation":"[44]"},"properties":{"noteIndex":0},"schema":"https://github.com/citation-style-language/schema/raw/master/csl-citation.json"}</w:delInstrText>
        </w:r>
        <w:r w:rsidR="1A254BD0" w:rsidDel="00D4005F">
          <w:fldChar w:fldCharType="separate"/>
        </w:r>
        <w:r w:rsidR="00D624BC" w:rsidRPr="00D624BC" w:rsidDel="00D4005F">
          <w:rPr>
            <w:noProof/>
          </w:rPr>
          <w:delText>[45]</w:delText>
        </w:r>
        <w:r w:rsidR="1A254BD0" w:rsidDel="00D4005F">
          <w:fldChar w:fldCharType="end"/>
        </w:r>
        <w:r w:rsidR="00DB36B9" w:rsidDel="00D4005F">
          <w:delText>)</w:delText>
        </w:r>
      </w:del>
      <w:r w:rsidR="00834324">
        <w:t>.</w:t>
      </w:r>
      <w:r w:rsidR="00834324" w:rsidRPr="009032E6">
        <w:t xml:space="preserve"> </w:t>
      </w:r>
      <w:ins w:id="8" w:author="Ulf Liebal" w:date="2022-05-13T15:39:00Z">
        <w:r w:rsidR="00D4005F">
          <w:t xml:space="preserve">which is not associated with </w:t>
        </w:r>
      </w:ins>
      <w:del w:id="9" w:author="Ulf Liebal" w:date="2022-05-13T15:39:00Z">
        <w:r w:rsidR="009032E6" w:rsidRPr="009032E6" w:rsidDel="00D4005F">
          <w:delText>O</w:delText>
        </w:r>
      </w:del>
      <w:ins w:id="10" w:author="Ulf Liebal" w:date="2022-05-13T15:39:00Z">
        <w:r w:rsidR="00D4005F">
          <w:t>o</w:t>
        </w:r>
      </w:ins>
      <w:r w:rsidR="009032E6" w:rsidRPr="009032E6">
        <w:t>smo</w:t>
      </w:r>
      <w:r w:rsidR="009032E6">
        <w:t>tic stress</w:t>
      </w:r>
      <w:del w:id="11" w:author="Ulf Liebal" w:date="2022-05-13T15:39:00Z">
        <w:r w:rsidR="009032E6" w:rsidDel="00D4005F">
          <w:delText xml:space="preserve"> is absent</w:delText>
        </w:r>
      </w:del>
      <w:r w:rsidR="009032E6">
        <w:t xml:space="preserve"> </w:t>
      </w:r>
      <w:r w:rsidR="001339F2">
        <w:t xml:space="preserve">because the yield stayed high with increasing glucose levels. </w:t>
      </w:r>
      <w:r w:rsidR="00834324">
        <w:t>T</w:t>
      </w:r>
      <w:r>
        <w:t>he correlation between substrate uptake rate and growth rate (Figure 3A)</w:t>
      </w:r>
      <w:del w:id="12" w:author="Ulf Liebal" w:date="2022-05-13T15:40:00Z">
        <w:r w:rsidR="00834324" w:rsidDel="00D4005F">
          <w:delText xml:space="preserve">, </w:delText>
        </w:r>
        <w:r w:rsidR="00DB36B9" w:rsidDel="00D4005F">
          <w:delText>for the high yield experiments</w:delText>
        </w:r>
        <w:r w:rsidR="00834324" w:rsidDel="00D4005F">
          <w:delText>,</w:delText>
        </w:r>
      </w:del>
      <w:r>
        <w:t xml:space="preserve"> </w:t>
      </w:r>
      <w:r w:rsidR="00C50518">
        <w:t>wa</w:t>
      </w:r>
      <w:r>
        <w:t>s strong, R</w:t>
      </w:r>
      <w:r w:rsidRPr="00D4005F">
        <w:rPr>
          <w:vertAlign w:val="superscript"/>
        </w:rPr>
        <w:t>2</w:t>
      </w:r>
      <w:r>
        <w:t xml:space="preserve">=0.99, </w:t>
      </w:r>
      <w:r w:rsidR="00A6591D">
        <w:t xml:space="preserve">with </w:t>
      </w:r>
      <w:r>
        <w:t xml:space="preserve">a </w:t>
      </w:r>
      <w:r w:rsidR="00A6591D">
        <w:t xml:space="preserve">realistic </w:t>
      </w:r>
      <w:r>
        <w:t xml:space="preserve">growth associated yield </w:t>
      </w:r>
      <w:r w:rsidR="00A6591D">
        <w:t xml:space="preserve">(slope) </w:t>
      </w:r>
      <w:r>
        <w:t>of 0.47 g</w:t>
      </w:r>
      <w:r w:rsidRPr="408381A9">
        <w:rPr>
          <w:vertAlign w:val="subscript"/>
        </w:rPr>
        <w:t>CDW</w:t>
      </w:r>
      <w:r>
        <w:t>/g</w:t>
      </w:r>
      <w:r w:rsidRPr="408381A9">
        <w:rPr>
          <w:vertAlign w:val="subscript"/>
        </w:rPr>
        <w:t>glc</w:t>
      </w:r>
      <w:r>
        <w:t xml:space="preserve">. </w:t>
      </w:r>
      <w:r w:rsidR="007021C4">
        <w:t>While experiments ‘130v1’ and ‘130v2’ display</w:t>
      </w:r>
      <w:r w:rsidR="00C50518">
        <w:t>ed</w:t>
      </w:r>
      <w:r w:rsidR="007021C4">
        <w:t xml:space="preserve"> disparate substrate uptake and growth rate despite similar initial glucose concentrations, their yield is comparable indicating a similar metabolic</w:t>
      </w:r>
      <w:r w:rsidR="00C50518">
        <w:t xml:space="preserve"> state</w:t>
      </w:r>
      <w:r w:rsidR="007021C4">
        <w:t>.</w:t>
      </w:r>
      <w:r w:rsidR="0003312A">
        <w:t xml:space="preserve"> </w:t>
      </w:r>
      <w:del w:id="13" w:author="Ulf Liebal" w:date="2022-05-13T15:40:00Z">
        <w:r w:rsidR="007021C4" w:rsidDel="00D4005F">
          <w:delText xml:space="preserve">By contrast, </w:delText>
        </w:r>
        <w:r w:rsidR="00A6591D" w:rsidDel="00D4005F">
          <w:delText xml:space="preserve">cells of </w:delText>
        </w:r>
        <w:r w:rsidR="007021C4" w:rsidDel="00D4005F">
          <w:delText>t</w:delText>
        </w:r>
        <w:r w:rsidR="00DB36B9" w:rsidDel="00D4005F">
          <w:delText xml:space="preserve">he low yield experiment </w:delText>
        </w:r>
        <w:r w:rsidR="007021C4" w:rsidDel="00D4005F">
          <w:delText>(ID ‘2196_glc’)</w:delText>
        </w:r>
        <w:r w:rsidR="003E64C6" w:rsidDel="00D4005F">
          <w:delText xml:space="preserve"> </w:delText>
        </w:r>
        <w:r w:rsidR="0003312A" w:rsidDel="00D4005F">
          <w:delText xml:space="preserve">imported glucose with the highest rate </w:delText>
        </w:r>
        <w:r w:rsidR="00A6591D" w:rsidDel="00D4005F">
          <w:delText>but grew with a</w:delText>
        </w:r>
        <w:r w:rsidR="003E64C6" w:rsidDel="00D4005F">
          <w:delText xml:space="preserve"> </w:delText>
        </w:r>
        <w:r w:rsidR="0003312A" w:rsidDel="00D4005F">
          <w:delText>low yield suggest</w:delText>
        </w:r>
        <w:r w:rsidR="00A6591D" w:rsidDel="00D4005F">
          <w:delText>ing</w:delText>
        </w:r>
        <w:r w:rsidR="0003312A" w:rsidDel="00D4005F">
          <w:delText xml:space="preserve"> a distinct metabolic </w:delText>
        </w:r>
        <w:r w:rsidR="007021C4" w:rsidDel="00D4005F">
          <w:delText>state</w:delText>
        </w:r>
        <w:r w:rsidR="0003312A" w:rsidDel="00D4005F">
          <w:delText xml:space="preserve">. </w:delText>
        </w:r>
      </w:del>
      <w:r w:rsidR="16119E70">
        <w:t>The maintenance parameter of the high yield experiments was calculated as the x-axis interception, i.e., glucose uptake in the absence of growth, and resulted in 0.2 mmol/g</w:t>
      </w:r>
      <w:r w:rsidR="16119E70" w:rsidRPr="16119E70">
        <w:rPr>
          <w:vertAlign w:val="subscript"/>
        </w:rPr>
        <w:t>CDW</w:t>
      </w:r>
      <w:r w:rsidR="16119E70">
        <w:t xml:space="preserve">/h, comparable to </w:t>
      </w:r>
      <w:r w:rsidR="16119E70" w:rsidRPr="16119E70">
        <w:rPr>
          <w:i/>
          <w:iCs/>
        </w:rPr>
        <w:t>S. cerevisiae</w:t>
      </w:r>
      <w:r w:rsidR="16119E70">
        <w:t xml:space="preserve"> (0.2 mmol/g</w:t>
      </w:r>
      <w:r w:rsidR="16119E70" w:rsidRPr="16119E70">
        <w:rPr>
          <w:vertAlign w:val="subscript"/>
        </w:rPr>
        <w:t>CDW</w:t>
      </w:r>
      <w:r w:rsidR="16119E70">
        <w:t xml:space="preserve">/h </w:t>
      </w:r>
      <w:r w:rsidR="742C240E">
        <w:fldChar w:fldCharType="begin" w:fldLock="1"/>
      </w:r>
      <w:r w:rsidR="006F7DD3">
        <w:instrText>ADDIN CSL_CITATION {"citationItems":[{"id":"ITEM-1","itemData":{"DOI":"10.1007/BF00582119","ISSN":"1572-9699","PMID":"2059011","abstract":"Growth yields ofSaccharomyces cerevisiae andCandida utilis in carbon-limited chemostat cultures were evaluated. The yields on ethanol and acetate were much lower inS. cerevisiae, in line with earlier reports that site I phosphorylation is absent in this yeast. However, during aerobic growth on glucose both organisms had the same cell yield. This can be attributed to two factors: In vivo P/O-ratios can be calculated for aerobic growth on ethanol and acetate, provided that the gap between the theoretical and experimental ATP requirements as observed for growth on glucose is taken into account. This was done in two ways: Calculations of P/O-ratios for growth of both yeasts on glucose, ethanol, and acetate made clear that only by assuming a fixed difference between theoretical and experimental ATP requirements, the P/O-ratios are more or less independent of the growth substrate. These P/O-ratios are approximately 30% lower than the calculated mechanistic values.","author":[{"dropping-particle":"","family":"Verduyn","given":"Cornelis","non-dropping-particle":"","parse-names":false,"suffix":""},{"dropping-particle":"","family":"Stouthamer","given":"Adriaan H.","non-dropping-particle":"","parse-names":false,"suffix":""},{"dropping-particle":"","family":"Scheffers","given":"W. Alexander","non-dropping-particle":"","parse-names":false,"suffix":""},{"dropping-particle":"","family":"Dijken","given":"Johannes P.","non-dropping-particle":"van","parse-names":false,"suffix":""}],"container-title":"Antonie van Leeuwenhoek 1991 59:1","id":"ITEM-1","issue":"1","issued":{"date-parts":[["1991","1"]]},"page":"49-63","publisher":"Springer","title":"A theoretical evaluation of growth yields of yeasts","type":"article-journal","volume":"59"},"uris":["http://www.mendeley.com/documents/?uuid=72f06957-9ffc-3991-9ce4-f0364ff02fcc"]}],"mendeley":{"formattedCitation":"[45]","plainTextFormattedCitation":"[45]","previouslyFormattedCitation":"[46]"},"properties":{"noteIndex":0},"schema":"https://github.com/citation-style-language/schema/raw/master/csl-citation.json"}</w:instrText>
      </w:r>
      <w:r w:rsidR="742C240E">
        <w:fldChar w:fldCharType="separate"/>
      </w:r>
      <w:r w:rsidR="006F7DD3" w:rsidRPr="006F7DD3">
        <w:rPr>
          <w:noProof/>
        </w:rPr>
        <w:t>[45]</w:t>
      </w:r>
      <w:r w:rsidR="742C240E">
        <w:fldChar w:fldCharType="end"/>
      </w:r>
      <w:r w:rsidR="16119E70">
        <w:t xml:space="preserve">). </w:t>
      </w:r>
      <w:del w:id="14" w:author="Ulf Liebal" w:date="2022-05-13T15:41:00Z">
        <w:r w:rsidR="16119E70" w:rsidDel="00D4005F">
          <w:delText>While t</w:delText>
        </w:r>
      </w:del>
      <w:ins w:id="15" w:author="Ulf Liebal" w:date="2022-05-13T15:41:00Z">
        <w:r w:rsidR="00D4005F">
          <w:t>T</w:t>
        </w:r>
      </w:ins>
      <w:r w:rsidR="16119E70">
        <w:t xml:space="preserve">he growth predictions of iUma22 are </w:t>
      </w:r>
      <w:ins w:id="16" w:author="Ulf Liebal" w:date="2022-05-13T15:41:00Z">
        <w:r w:rsidR="00D4005F">
          <w:t xml:space="preserve">closely capturing experimental results </w:t>
        </w:r>
      </w:ins>
      <w:del w:id="17" w:author="Ulf Liebal" w:date="2022-05-13T15:41:00Z">
        <w:r w:rsidR="16119E70" w:rsidDel="00D4005F">
          <w:delText xml:space="preserve">correct for high yield phenotypes, the growth of the low yield condition is over-predicted (ID: ‘2196_glc’) </w:delText>
        </w:r>
      </w:del>
      <w:r w:rsidR="16119E70">
        <w:t>(Figure 3C).</w:t>
      </w:r>
      <w:del w:id="18" w:author="Ulf Liebal" w:date="2022-05-13T15:42:00Z">
        <w:r w:rsidR="16119E70" w:rsidDel="00D4005F">
          <w:delText xml:space="preserve"> The optimal yield is reached at a glucose uptake rate of ~2 mmol/g</w:delText>
        </w:r>
        <w:r w:rsidR="16119E70" w:rsidRPr="16119E70" w:rsidDel="00D4005F">
          <w:rPr>
            <w:vertAlign w:val="subscript"/>
          </w:rPr>
          <w:delText>CDW</w:delText>
        </w:r>
        <w:r w:rsidR="16119E70" w:rsidDel="00D4005F">
          <w:delText xml:space="preserve">/h, higher uptake results in overflow or secondary metabolite reactions </w:delText>
        </w:r>
        <w:r w:rsidR="16119E70" w:rsidRPr="16119E70" w:rsidDel="00D4005F">
          <w:rPr>
            <w:lang w:val="en-GB"/>
          </w:rPr>
          <w:delText xml:space="preserve">(e.g., </w:delText>
        </w:r>
        <w:r w:rsidR="16119E70" w:rsidDel="00D4005F">
          <w:delText xml:space="preserve">itaconate) </w:delText>
        </w:r>
        <w:r w:rsidR="742C240E" w:rsidDel="00D4005F">
          <w:fldChar w:fldCharType="begin" w:fldLock="1"/>
        </w:r>
        <w:r w:rsidR="00D624BC" w:rsidDel="00D4005F">
          <w:delInstrText>ADDIN CSL_CITATION {"citationItems":[{"id":"ITEM-1","itemData":{"DOI":"10.3303/CET1227062","ISBN":"978-88-95608-18-1","ISSN":"2283-9216","abstract":"Itaconic acid (IA) is considered as an important intermediate in the synthesis of bio-based chemicals and fuels. It can be produced under nitrogen-limited conditions from glucose by aerobic fermentation with the fungus Ustilago maydis (U. maydis). A metabolic model of this organism is developed to identify optimal operating conditions for a continuous fermentation which maximizes the overall itaconic acid yield. Experimental studies show that IA is only produced under nitrogen limitation. In order to capture this behaviour, the model should not only include the common metabolic pathways such as glycolysis, the pentose phosphate pathway and the tricarbonic acid cycle, but it should also comprise the amino acid metabolism as well as nucleotide and chitin synthesis. Since it has been shown experimentally that nitrogen limitation leads to changes in the elemental composition of the biomass, this effect must also be considered in the model. In this contribution, we will present a metabolic model accounting for these phenomena and compare model predictions with experimental results. A metabolic flux analysis carried out with the model clearly shows that nitrogen-free compounds such as IA acid are expressed by an overflow metabolism as soon as a nitrogen limitation occurs.","author":[{"dropping-particle":"","family":"Voll","given":"Anna","non-dropping-particle":"","parse-names":false,"suffix":""},{"dropping-particle":"","family":"Klement","given":"Tobias","non-dropping-particle":"","parse-names":false,"suffix":""},{"dropping-particle":"","family":"Gerhards","given":"Gero","non-dropping-particle":"","parse-names":false,"suffix":""},{"dropping-particle":"","family":"Büchs","given":"Jochen","non-dropping-particle":"","parse-names":false,"suffix":""},{"dropping-particle":"","family":"Marquardt","given":"Wolfgang","non-dropping-particle":"","parse-names":false,"suffix":""}],"container-title":"Chemical Engineering Transactions","id":"ITEM-1","issued":{"date-parts":[["2012","6","20"]]},"page":"367-372","publisher":"Italian Association of Chemical Engineering - AIDIC","title":"Metabolic Modelling of Itaconic Acid Fermentation with Ustilago Maydis","type":"article-journal","volume":"27"},"uris":["http://www.mendeley.com/documents/?uuid=a8d90c62-24bb-3c75-962a-5441a3503817"]}],"mendeley":{"formattedCitation":"[47]","plainTextFormattedCitation":"[47]","previouslyFormattedCitation":"[46]"},"properties":{"noteIndex":0},"schema":"https://github.com/citation-style-language/schema/raw/master/csl-citation.json"}</w:delInstrText>
        </w:r>
        <w:r w:rsidR="742C240E" w:rsidDel="00D4005F">
          <w:fldChar w:fldCharType="separate"/>
        </w:r>
        <w:r w:rsidR="00D624BC" w:rsidRPr="00D624BC" w:rsidDel="00D4005F">
          <w:rPr>
            <w:noProof/>
          </w:rPr>
          <w:delText>[47]</w:delText>
        </w:r>
        <w:r w:rsidR="742C240E" w:rsidDel="00D4005F">
          <w:fldChar w:fldCharType="end"/>
        </w:r>
        <w:r w:rsidR="16119E70" w:rsidDel="00D4005F">
          <w:delText>. Simulations to reproduce growth yield at glucose uptake rates at 6 mmol/g</w:delText>
        </w:r>
        <w:r w:rsidR="16119E70" w:rsidRPr="16119E70" w:rsidDel="00D4005F">
          <w:rPr>
            <w:vertAlign w:val="subscript"/>
          </w:rPr>
          <w:delText>CDW</w:delText>
        </w:r>
        <w:r w:rsidR="16119E70" w:rsidDel="00D4005F">
          <w:delText>/h, required an increase of NGAM flux to ~9.5 mmol/g</w:delText>
        </w:r>
        <w:r w:rsidR="16119E70" w:rsidRPr="16119E70" w:rsidDel="00D4005F">
          <w:rPr>
            <w:vertAlign w:val="subscript"/>
          </w:rPr>
          <w:delText>CDW</w:delText>
        </w:r>
        <w:r w:rsidR="16119E70" w:rsidDel="00D4005F">
          <w:delText xml:space="preserve">/h and represents the ATP investment in the new metabolic state (not shown). Such an NGAM flux is growth prohibiting for the high yield states. Glucose sensing by the Hxt1 Glucose transporter contributes to virulence </w:delText>
        </w:r>
        <w:r w:rsidR="742C240E" w:rsidDel="00D4005F">
          <w:fldChar w:fldCharType="begin" w:fldLock="1"/>
        </w:r>
        <w:r w:rsidR="00D624BC" w:rsidDel="00D4005F">
          <w:delInstrText>ADDIN CSL_CITATION {"citationItems":[{"id":"ITEM-1","itemData":{"DOI":"10.1111/nph.13397","ISSN":"0028-646X","author":[{"dropping-particle":"","family":"Schirawski","given":"Jan","non-dropping-particle":"","parse-names":false,"suffix":""}],"container-title":"New Phytologist","id":"ITEM-1","issue":"3","issued":{"date-parts":[["2015","5","10"]]},"page":"892-894","publisher":"John Wiley &amp; Sons, Ltd","title":"Invasion is sweet","type":"article-journal","volume":"206"},"uris":["http://www.mendeley.com/documents/?uuid=29151b2f-8ce3-36ab-a1b3-a21d3d6c05fb"]}],"mendeley":{"formattedCitation":"[44]","plainTextFormattedCitation":"[44]","previouslyFormattedCitation":"[43]"},"properties":{"noteIndex":0},"schema":"https://github.com/citation-style-language/schema/raw/master/csl-citation.json"}</w:delInstrText>
        </w:r>
        <w:r w:rsidR="742C240E" w:rsidDel="00D4005F">
          <w:fldChar w:fldCharType="separate"/>
        </w:r>
        <w:r w:rsidR="00D624BC" w:rsidRPr="00D624BC" w:rsidDel="00D4005F">
          <w:rPr>
            <w:noProof/>
          </w:rPr>
          <w:delText>[44]</w:delText>
        </w:r>
        <w:r w:rsidR="742C240E" w:rsidDel="00D4005F">
          <w:fldChar w:fldCharType="end"/>
        </w:r>
        <w:r w:rsidR="16119E70" w:rsidDel="00D4005F">
          <w:delText xml:space="preserve"> and a high uptake rate potentially reports host penetration. This </w:delText>
        </w:r>
        <w:r w:rsidR="0076300B" w:rsidDel="00D4005F">
          <w:delText>initiates</w:delText>
        </w:r>
        <w:r w:rsidR="16119E70" w:rsidDel="00D4005F">
          <w:delText xml:space="preserve"> a phenotypic adaptation with lower yields and secondary metabolite production to prevent and respond to host immune system attacks. With higher glucose concentrations the dominance of Hxt1 mediated glucose uptake might decrease, preventing Hxt1 induced virulence transition </w:delText>
        </w:r>
        <w:r w:rsidR="742C240E" w:rsidDel="00D4005F">
          <w:fldChar w:fldCharType="begin" w:fldLock="1"/>
        </w:r>
        <w:r w:rsidR="00D624BC" w:rsidDel="00D4005F">
          <w:delInstrText>ADDIN CSL_CITATION {"citationItems":[{"id":"ITEM-1","itemData":{"DOI":"10.1111/nph.13314","ISSN":"0028-646X","abstract":"The smut Ustilago maydis, a ubiquitous pest of corn, is highly adapted to its host to parasitize on its organic carbon sources. We have identified a hexose transporter, Hxt1, as important for fungal development during both the saprophytic and the pathogenic stage of the fungus. Hxt1 was characterized as a high-affinity transporter for glucose, fructose, and mannose; {increment}hxt1 strains show significantly reduced growth on these substrates, setting Hxt1 as the main hexose transporter during saprophytic growth. After plant infection, {increment}hxt1 strains show decreased symptom development. However, expression of a Hxt1 protein with a mutation leading to constitutively active signaling in the yeast glucose sensors Snf3p and Rgt2p results in completely apathogenic strains. Fungal development is stalled immediately after plant penetration, implying a dual function of Hxt1 as transporter and sensor. As glucose sensors are only known for yeasts, 'transceptor' as Hxt1 may constitute a general mechanism for sensing of glucose in fungi. In U. maydis, Hxt1 links a nutrient-dependent environmental signal to the developmental program during pathogenic development.","author":[{"dropping-particle":"","family":"Schuler","given":"David","non-dropping-particle":"","parse-names":false,"suffix":""},{"dropping-particle":"","family":"Wahl","given":"Ramon","non-dropping-particle":"","parse-names":false,"suffix":""},{"dropping-particle":"","family":"Wippel","given":"Kathrin","non-dropping-particle":"","parse-names":false,"suffix":""},{"dropping-particle":"","family":"Vranes","given":"Miroslav","non-dropping-particle":"","parse-names":false,"suffix":""},{"dropping-particle":"","family":"Münsterkötter","given":"Martin","non-dropping-particle":"","parse-names":false,"suffix":""},{"dropping-particle":"","family":"Sauer","given":"Norbert","non-dropping-particle":"","parse-names":false,"suffix":""},{"dropping-particle":"","family":"Kämper","given":"Jörg","non-dropping-particle":"","parse-names":false,"suffix":""}],"container-title":"New Phytologist","id":"ITEM-1","issue":"3","issued":{"date-parts":[["2015","5","10"]]},"page":"1086-1100","publisher":"John Wiley &amp; Sons, Ltd","title":"Hxt1, a monosaccharide transporter and sensor required for virulence of the maize pathogen Ustilago maydis","type":"article-journal","volume":"206"},"uris":["http://www.mendeley.com/documents/?uuid=0cd86e8c-f4d1-31fa-9280-bee12dcc3515"]}],"mendeley":{"formattedCitation":"[48]","plainTextFormattedCitation":"[48]","previouslyFormattedCitation":"[47]"},"properties":{"noteIndex":0},"schema":"https://github.com/citation-style-language/schema/raw/master/csl-citation.json"}</w:delInstrText>
        </w:r>
        <w:r w:rsidR="742C240E" w:rsidDel="00D4005F">
          <w:fldChar w:fldCharType="separate"/>
        </w:r>
        <w:r w:rsidR="00D624BC" w:rsidRPr="00D624BC" w:rsidDel="00D4005F">
          <w:rPr>
            <w:noProof/>
          </w:rPr>
          <w:delText>[48]</w:delText>
        </w:r>
        <w:r w:rsidR="742C240E" w:rsidDel="00D4005F">
          <w:fldChar w:fldCharType="end"/>
        </w:r>
        <w:r w:rsidR="16119E70" w:rsidDel="00D4005F">
          <w:delText xml:space="preserve"> and contributing to the observed effect of reduced glucose uptake with higher concentrations.</w:delText>
        </w:r>
      </w:del>
      <w:r w:rsidR="16119E70">
        <w:t xml:space="preserve"> </w:t>
      </w:r>
    </w:p>
    <w:p w14:paraId="04A43164" w14:textId="26EB4CB8" w:rsidR="00C34A11" w:rsidRPr="00FA04F1" w:rsidRDefault="58FE1DAF" w:rsidP="00426538">
      <w:pPr>
        <w:pStyle w:val="MDPI41tablecaption"/>
      </w:pPr>
      <w:r w:rsidRPr="58FE1DAF">
        <w:rPr>
          <w:b/>
          <w:bCs/>
        </w:rPr>
        <w:t xml:space="preserve">Table </w:t>
      </w:r>
      <w:r w:rsidR="00923A49">
        <w:rPr>
          <w:b/>
          <w:bCs/>
        </w:rPr>
        <w:t>3</w:t>
      </w:r>
      <w:r w:rsidRPr="58FE1DAF">
        <w:rPr>
          <w:b/>
          <w:bCs/>
        </w:rPr>
        <w:t xml:space="preserve">. </w:t>
      </w:r>
      <w:r w:rsidR="00FF31EC">
        <w:t xml:space="preserve">Glucose batch growth experiments were performed and used from the literature </w:t>
      </w:r>
      <w:r w:rsidR="00FF31EC">
        <w:fldChar w:fldCharType="begin" w:fldLock="1"/>
      </w:r>
      <w:r w:rsidR="00874663">
        <w:instrText>ADDIN CSL_CITATION {"citationItems":[{"id":"ITEM-1","itemData":{"DOI":"10.3390/JOF7010020","ISSN":"2309608X","abstract":"Ustilago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20","id":"ITEM-1","issue":"1","issued":{"date-parts":[["2020","12","31"]]},"page":"20","publisher":"Multidisciplinary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[4]","plainTextFormattedCitation":"[4]","previouslyFormattedCitation":"[4]"},"properties":{"noteIndex":0},"schema":"https://github.com/citation-style-language/schema/raw/master/csl-citation.json"}</w:instrText>
      </w:r>
      <w:r w:rsidR="00FF31EC">
        <w:fldChar w:fldCharType="separate"/>
      </w:r>
      <w:r w:rsidR="00FF31EC" w:rsidRPr="00FF31EC">
        <w:rPr>
          <w:noProof/>
        </w:rPr>
        <w:t>[4]</w:t>
      </w:r>
      <w:r w:rsidR="00FF31EC">
        <w:fldChar w:fldCharType="end"/>
      </w:r>
      <w:r w:rsidR="00FF31EC">
        <w:t>. The data provided growth and substrate uptake rates for testing iUma22 predictions.</w:t>
      </w:r>
      <w:r w:rsidR="002E4579">
        <w:t xml:space="preserve"> Growth results for each experiment is provided in </w:t>
      </w:r>
      <w:r w:rsidR="00B3721C">
        <w:t xml:space="preserve">the </w:t>
      </w:r>
      <w:r w:rsidR="002E4579">
        <w:t>Supplement</w:t>
      </w:r>
      <w:r w:rsidR="00B3721C">
        <w:t>s</w:t>
      </w:r>
      <w:r w:rsidR="002E4579">
        <w:t>.</w:t>
      </w:r>
      <w:r w:rsidR="00FF31EC">
        <w:t xml:space="preserve"> </w:t>
      </w:r>
    </w:p>
    <w:tbl>
      <w:tblPr>
        <w:tblW w:w="7740" w:type="dxa"/>
        <w:tblInd w:w="2608"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220"/>
        <w:gridCol w:w="992"/>
        <w:gridCol w:w="709"/>
        <w:gridCol w:w="992"/>
        <w:gridCol w:w="1276"/>
        <w:gridCol w:w="1417"/>
        <w:gridCol w:w="1134"/>
      </w:tblGrid>
      <w:tr w:rsidR="00FF7884" w:rsidRPr="00655E61" w14:paraId="04A43169" w14:textId="77777777" w:rsidTr="6AF278A6">
        <w:tc>
          <w:tcPr>
            <w:tcW w:w="1220" w:type="dxa"/>
            <w:tcBorders>
              <w:top w:val="single" w:sz="8" w:space="0" w:color="auto"/>
              <w:bottom w:val="single" w:sz="4" w:space="0" w:color="auto"/>
            </w:tcBorders>
            <w:shd w:val="clear" w:color="auto" w:fill="auto"/>
            <w:vAlign w:val="center"/>
          </w:tcPr>
          <w:p w14:paraId="04A43165" w14:textId="751162B7" w:rsidR="00FF7884" w:rsidRPr="00196D5A" w:rsidRDefault="00FF7884" w:rsidP="0011000A">
            <w:pPr>
              <w:pStyle w:val="MDPI42tablebody"/>
              <w:rPr>
                <w:b/>
                <w:bCs/>
              </w:rPr>
            </w:pPr>
            <w:r w:rsidRPr="58FE1DAF">
              <w:rPr>
                <w:b/>
                <w:bCs/>
              </w:rPr>
              <w:t>Source</w:t>
            </w:r>
          </w:p>
        </w:tc>
        <w:tc>
          <w:tcPr>
            <w:tcW w:w="992" w:type="dxa"/>
            <w:tcBorders>
              <w:top w:val="single" w:sz="8" w:space="0" w:color="auto"/>
              <w:bottom w:val="single" w:sz="4" w:space="0" w:color="auto"/>
            </w:tcBorders>
            <w:shd w:val="clear" w:color="auto" w:fill="auto"/>
            <w:vAlign w:val="center"/>
          </w:tcPr>
          <w:p w14:paraId="2960B4AF" w14:textId="3CBA2523" w:rsidR="00FF7884" w:rsidRDefault="00FF7884" w:rsidP="58FE1DAF">
            <w:pPr>
              <w:pStyle w:val="MDPI42tablebody"/>
              <w:rPr>
                <w:b/>
                <w:bCs/>
                <w:color w:val="000000" w:themeColor="text1"/>
              </w:rPr>
            </w:pPr>
            <w:r w:rsidRPr="58FE1DAF">
              <w:rPr>
                <w:b/>
                <w:bCs/>
                <w:color w:val="000000" w:themeColor="text1"/>
              </w:rPr>
              <w:t>ID</w:t>
            </w:r>
          </w:p>
        </w:tc>
        <w:tc>
          <w:tcPr>
            <w:tcW w:w="709" w:type="dxa"/>
            <w:tcBorders>
              <w:top w:val="single" w:sz="8" w:space="0" w:color="auto"/>
              <w:bottom w:val="single" w:sz="4" w:space="0" w:color="auto"/>
            </w:tcBorders>
            <w:vAlign w:val="center"/>
          </w:tcPr>
          <w:p w14:paraId="1CF1B16D" w14:textId="4D3399B3" w:rsidR="00FF7884" w:rsidRPr="58FE1DAF" w:rsidRDefault="00FF7884" w:rsidP="00FF7884">
            <w:pPr>
              <w:pStyle w:val="MDPI42tablebody"/>
              <w:rPr>
                <w:b/>
                <w:bCs/>
                <w:color w:val="000000" w:themeColor="text1"/>
              </w:rPr>
            </w:pPr>
            <w:r>
              <w:rPr>
                <w:b/>
                <w:bCs/>
                <w:color w:val="000000" w:themeColor="text1"/>
              </w:rPr>
              <w:t>Strain</w:t>
            </w:r>
          </w:p>
        </w:tc>
        <w:tc>
          <w:tcPr>
            <w:tcW w:w="992" w:type="dxa"/>
            <w:tcBorders>
              <w:top w:val="single" w:sz="8" w:space="0" w:color="auto"/>
              <w:bottom w:val="single" w:sz="4" w:space="0" w:color="auto"/>
            </w:tcBorders>
            <w:shd w:val="clear" w:color="auto" w:fill="auto"/>
            <w:vAlign w:val="center"/>
          </w:tcPr>
          <w:p w14:paraId="5FAA3786" w14:textId="53E896E5" w:rsidR="00FF7884" w:rsidRDefault="00FF7884" w:rsidP="58FE1DAF">
            <w:pPr>
              <w:pStyle w:val="MDPI42tablebody"/>
              <w:rPr>
                <w:b/>
                <w:bCs/>
                <w:color w:val="000000" w:themeColor="text1"/>
              </w:rPr>
            </w:pPr>
            <w:r w:rsidRPr="58FE1DAF">
              <w:rPr>
                <w:b/>
                <w:bCs/>
                <w:color w:val="000000" w:themeColor="text1"/>
              </w:rPr>
              <w:t>Initial Glc, g/L</w:t>
            </w:r>
          </w:p>
        </w:tc>
        <w:tc>
          <w:tcPr>
            <w:tcW w:w="1276" w:type="dxa"/>
            <w:tcBorders>
              <w:top w:val="single" w:sz="8" w:space="0" w:color="auto"/>
              <w:bottom w:val="single" w:sz="4" w:space="0" w:color="auto"/>
            </w:tcBorders>
            <w:shd w:val="clear" w:color="auto" w:fill="auto"/>
            <w:vAlign w:val="center"/>
          </w:tcPr>
          <w:p w14:paraId="04A43166" w14:textId="77FECE5B" w:rsidR="00FF7884" w:rsidRPr="00196D5A" w:rsidRDefault="00FF7884" w:rsidP="58FE1DAF">
            <w:pPr>
              <w:pStyle w:val="MDPI42tablebody"/>
              <w:rPr>
                <w:b/>
                <w:bCs/>
                <w:color w:val="000000" w:themeColor="text1"/>
              </w:rPr>
            </w:pPr>
            <w:r w:rsidRPr="58FE1DAF">
              <w:rPr>
                <w:b/>
                <w:bCs/>
              </w:rPr>
              <w:t>Growth rate, /h</w:t>
            </w:r>
          </w:p>
        </w:tc>
        <w:tc>
          <w:tcPr>
            <w:tcW w:w="1417" w:type="dxa"/>
            <w:tcBorders>
              <w:top w:val="single" w:sz="8" w:space="0" w:color="auto"/>
              <w:bottom w:val="single" w:sz="4" w:space="0" w:color="auto"/>
            </w:tcBorders>
            <w:shd w:val="clear" w:color="auto" w:fill="auto"/>
            <w:vAlign w:val="center"/>
            <w:hideMark/>
          </w:tcPr>
          <w:p w14:paraId="04A43167" w14:textId="6A70073E" w:rsidR="00FF7884" w:rsidRPr="00196D5A" w:rsidRDefault="00FF7884" w:rsidP="58FE1DAF">
            <w:pPr>
              <w:pStyle w:val="MDPI42tablebody"/>
              <w:rPr>
                <w:b/>
                <w:bCs/>
              </w:rPr>
            </w:pPr>
            <w:r w:rsidRPr="58FE1DAF">
              <w:rPr>
                <w:b/>
                <w:bCs/>
              </w:rPr>
              <w:t>Substrate rate, mmol/g</w:t>
            </w:r>
            <w:r w:rsidRPr="58FE1DAF">
              <w:rPr>
                <w:b/>
                <w:bCs/>
                <w:vertAlign w:val="subscript"/>
              </w:rPr>
              <w:t>CDW</w:t>
            </w:r>
            <w:r w:rsidRPr="58FE1DAF">
              <w:rPr>
                <w:b/>
                <w:bCs/>
              </w:rPr>
              <w:t>/h</w:t>
            </w:r>
          </w:p>
        </w:tc>
        <w:tc>
          <w:tcPr>
            <w:tcW w:w="1134" w:type="dxa"/>
            <w:tcBorders>
              <w:top w:val="single" w:sz="8" w:space="0" w:color="auto"/>
              <w:bottom w:val="single" w:sz="4" w:space="0" w:color="auto"/>
            </w:tcBorders>
            <w:shd w:val="clear" w:color="auto" w:fill="auto"/>
            <w:vAlign w:val="center"/>
          </w:tcPr>
          <w:p w14:paraId="04A43168" w14:textId="2AA73E64" w:rsidR="00FF7884" w:rsidRPr="00196D5A" w:rsidRDefault="00FF7884" w:rsidP="58FE1DAF">
            <w:pPr>
              <w:pStyle w:val="MDPI42tablebody"/>
              <w:rPr>
                <w:b/>
                <w:bCs/>
                <w:color w:val="000000" w:themeColor="text1"/>
              </w:rPr>
            </w:pPr>
            <w:r w:rsidRPr="58FE1DAF">
              <w:rPr>
                <w:b/>
                <w:bCs/>
              </w:rPr>
              <w:t>Yield, g</w:t>
            </w:r>
            <w:r w:rsidRPr="58FE1DAF">
              <w:rPr>
                <w:b/>
                <w:bCs/>
                <w:vertAlign w:val="subscript"/>
              </w:rPr>
              <w:t>CDW</w:t>
            </w:r>
            <w:r w:rsidRPr="58FE1DAF">
              <w:rPr>
                <w:b/>
                <w:bCs/>
              </w:rPr>
              <w:t>/g</w:t>
            </w:r>
            <w:r w:rsidRPr="58FE1DAF">
              <w:rPr>
                <w:b/>
                <w:bCs/>
                <w:vertAlign w:val="subscript"/>
              </w:rPr>
              <w:t>glc</w:t>
            </w:r>
          </w:p>
        </w:tc>
      </w:tr>
      <w:tr w:rsidR="00FF7884" w:rsidRPr="00655E61" w14:paraId="04A4316E" w14:textId="77777777" w:rsidTr="6AF278A6">
        <w:trPr>
          <w:trHeight w:val="300"/>
        </w:trPr>
        <w:tc>
          <w:tcPr>
            <w:tcW w:w="1220" w:type="dxa"/>
            <w:tcBorders>
              <w:top w:val="single" w:sz="4" w:space="0" w:color="auto"/>
            </w:tcBorders>
            <w:shd w:val="clear" w:color="auto" w:fill="auto"/>
            <w:vAlign w:val="center"/>
            <w:hideMark/>
          </w:tcPr>
          <w:p w14:paraId="04A4316A" w14:textId="51E3C700" w:rsidR="00FF7884" w:rsidRPr="00655E61" w:rsidRDefault="00FF7884" w:rsidP="00B90C45">
            <w:pPr>
              <w:pStyle w:val="MDPI42tablebody"/>
              <w:rPr>
                <w:color w:val="000000" w:themeColor="text1"/>
              </w:rPr>
            </w:pPr>
            <w:r>
              <w:t>This work</w:t>
            </w:r>
          </w:p>
        </w:tc>
        <w:tc>
          <w:tcPr>
            <w:tcW w:w="992" w:type="dxa"/>
            <w:tcBorders>
              <w:top w:val="single" w:sz="4" w:space="0" w:color="auto"/>
            </w:tcBorders>
            <w:shd w:val="clear" w:color="auto" w:fill="auto"/>
            <w:vAlign w:val="center"/>
          </w:tcPr>
          <w:p w14:paraId="2F6A3547" w14:textId="789C5E34" w:rsidR="00FF7884" w:rsidRDefault="00FF7884" w:rsidP="00B90C45">
            <w:pPr>
              <w:pStyle w:val="MDPI42tablebody"/>
              <w:rPr>
                <w:color w:val="000000" w:themeColor="text1"/>
              </w:rPr>
            </w:pPr>
            <w:r>
              <w:t>2229v1</w:t>
            </w:r>
          </w:p>
        </w:tc>
        <w:tc>
          <w:tcPr>
            <w:tcW w:w="709" w:type="dxa"/>
            <w:tcBorders>
              <w:top w:val="single" w:sz="4" w:space="0" w:color="auto"/>
            </w:tcBorders>
          </w:tcPr>
          <w:p w14:paraId="3C187617" w14:textId="1388A0D4" w:rsidR="00FF7884" w:rsidRPr="58FE1DAF" w:rsidRDefault="636CBDF1" w:rsidP="636CBDF1">
            <w:pPr>
              <w:pStyle w:val="MDPI42tablebody"/>
              <w:rPr>
                <w:color w:val="000000" w:themeColor="text1"/>
              </w:rPr>
            </w:pPr>
            <w:r w:rsidRPr="636CBDF1">
              <w:rPr>
                <w:color w:val="000000" w:themeColor="text1"/>
              </w:rPr>
              <w:t>MB215</w:t>
            </w:r>
          </w:p>
        </w:tc>
        <w:tc>
          <w:tcPr>
            <w:tcW w:w="992" w:type="dxa"/>
            <w:tcBorders>
              <w:top w:val="single" w:sz="4" w:space="0" w:color="auto"/>
            </w:tcBorders>
            <w:shd w:val="clear" w:color="auto" w:fill="auto"/>
            <w:vAlign w:val="center"/>
          </w:tcPr>
          <w:p w14:paraId="55884447" w14:textId="79B55205" w:rsidR="00FF7884" w:rsidRDefault="00FF7884" w:rsidP="00B90C45">
            <w:pPr>
              <w:pStyle w:val="MDPI42tablebody"/>
              <w:rPr>
                <w:color w:val="000000" w:themeColor="text1"/>
              </w:rPr>
            </w:pPr>
            <w:r w:rsidRPr="58FE1DAF">
              <w:rPr>
                <w:color w:val="000000" w:themeColor="text1"/>
              </w:rPr>
              <w:t>50</w:t>
            </w:r>
          </w:p>
        </w:tc>
        <w:tc>
          <w:tcPr>
            <w:tcW w:w="1276" w:type="dxa"/>
            <w:tcBorders>
              <w:top w:val="single" w:sz="4" w:space="0" w:color="auto"/>
              <w:bottom w:val="single" w:sz="4" w:space="0" w:color="auto"/>
            </w:tcBorders>
            <w:shd w:val="clear" w:color="auto" w:fill="auto"/>
            <w:vAlign w:val="center"/>
            <w:hideMark/>
          </w:tcPr>
          <w:p w14:paraId="04A4316B" w14:textId="425A090F" w:rsidR="00FF7884" w:rsidRPr="00655E61" w:rsidRDefault="00FF7884" w:rsidP="00B90C45">
            <w:pPr>
              <w:pStyle w:val="MDPI42tablebody"/>
            </w:pPr>
            <w:r>
              <w:t>0.18+/-0.04</w:t>
            </w:r>
          </w:p>
        </w:tc>
        <w:tc>
          <w:tcPr>
            <w:tcW w:w="1417" w:type="dxa"/>
            <w:tcBorders>
              <w:top w:val="single" w:sz="4" w:space="0" w:color="auto"/>
              <w:bottom w:val="single" w:sz="4" w:space="0" w:color="auto"/>
            </w:tcBorders>
            <w:shd w:val="clear" w:color="auto" w:fill="auto"/>
            <w:vAlign w:val="center"/>
          </w:tcPr>
          <w:p w14:paraId="04A4316C" w14:textId="4C1ED948" w:rsidR="00FF7884" w:rsidRPr="00655E61" w:rsidRDefault="00FF7884" w:rsidP="00B90C45">
            <w:pPr>
              <w:pStyle w:val="MDPI42tablebody"/>
            </w:pPr>
            <w:r>
              <w:t>2.2+/-0.6</w:t>
            </w:r>
          </w:p>
        </w:tc>
        <w:tc>
          <w:tcPr>
            <w:tcW w:w="1134" w:type="dxa"/>
            <w:tcBorders>
              <w:top w:val="single" w:sz="4" w:space="0" w:color="auto"/>
              <w:bottom w:val="single" w:sz="4" w:space="0" w:color="auto"/>
            </w:tcBorders>
            <w:shd w:val="clear" w:color="auto" w:fill="auto"/>
            <w:vAlign w:val="center"/>
          </w:tcPr>
          <w:p w14:paraId="04A4316D" w14:textId="5A2F09BF" w:rsidR="00FF7884" w:rsidRPr="00655E61" w:rsidRDefault="00FF7884" w:rsidP="00B90C45">
            <w:pPr>
              <w:pStyle w:val="MDPI42tablebody"/>
            </w:pPr>
            <w:r>
              <w:t>0.45</w:t>
            </w:r>
          </w:p>
        </w:tc>
      </w:tr>
      <w:tr w:rsidR="00FF7884" w:rsidRPr="00655E61" w14:paraId="04A4317D" w14:textId="77777777" w:rsidTr="6AF278A6">
        <w:trPr>
          <w:trHeight w:val="300"/>
        </w:trPr>
        <w:tc>
          <w:tcPr>
            <w:tcW w:w="1220" w:type="dxa"/>
            <w:tcBorders>
              <w:top w:val="single" w:sz="4" w:space="0" w:color="auto"/>
              <w:bottom w:val="nil"/>
            </w:tcBorders>
            <w:shd w:val="clear" w:color="auto" w:fill="auto"/>
            <w:vAlign w:val="center"/>
            <w:hideMark/>
          </w:tcPr>
          <w:p w14:paraId="04A43179" w14:textId="70340D8B" w:rsidR="00FF7884" w:rsidRPr="00655E61" w:rsidRDefault="00FF7884" w:rsidP="00B90C45">
            <w:pPr>
              <w:pStyle w:val="MDPI42tablebody"/>
            </w:pPr>
            <w:r>
              <w:t>Becker et al.</w:t>
            </w:r>
          </w:p>
        </w:tc>
        <w:tc>
          <w:tcPr>
            <w:tcW w:w="992" w:type="dxa"/>
            <w:tcBorders>
              <w:top w:val="single" w:sz="4" w:space="0" w:color="auto"/>
              <w:bottom w:val="nil"/>
            </w:tcBorders>
            <w:shd w:val="clear" w:color="auto" w:fill="auto"/>
            <w:vAlign w:val="center"/>
          </w:tcPr>
          <w:p w14:paraId="50B9234E" w14:textId="25EDEC32" w:rsidR="00FF7884" w:rsidRDefault="00FF7884" w:rsidP="00B90C45">
            <w:pPr>
              <w:pStyle w:val="MDPI42tablebody"/>
              <w:rPr>
                <w:color w:val="000000" w:themeColor="text1"/>
              </w:rPr>
            </w:pPr>
            <w:r w:rsidRPr="58FE1DAF">
              <w:rPr>
                <w:color w:val="000000" w:themeColor="text1"/>
              </w:rPr>
              <w:t>50glc</w:t>
            </w:r>
          </w:p>
        </w:tc>
        <w:tc>
          <w:tcPr>
            <w:tcW w:w="709" w:type="dxa"/>
            <w:tcBorders>
              <w:top w:val="single" w:sz="4" w:space="0" w:color="auto"/>
              <w:bottom w:val="nil"/>
            </w:tcBorders>
          </w:tcPr>
          <w:p w14:paraId="6B3187D4" w14:textId="02AE1F33" w:rsidR="00FF7884" w:rsidRPr="58FE1DAF" w:rsidRDefault="00FF7884" w:rsidP="00B90C45">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6D3314C5" w14:textId="2D95E9A7" w:rsidR="00FF7884" w:rsidRDefault="00FF7884" w:rsidP="00B90C45">
            <w:pPr>
              <w:pStyle w:val="MDPI42tablebody"/>
              <w:rPr>
                <w:color w:val="000000" w:themeColor="text1"/>
              </w:rPr>
            </w:pPr>
            <w:r w:rsidRPr="58FE1DAF">
              <w:rPr>
                <w:color w:val="000000" w:themeColor="text1"/>
              </w:rPr>
              <w:t>54</w:t>
            </w:r>
          </w:p>
        </w:tc>
        <w:tc>
          <w:tcPr>
            <w:tcW w:w="1276" w:type="dxa"/>
            <w:tcBorders>
              <w:top w:val="single" w:sz="4" w:space="0" w:color="auto"/>
              <w:bottom w:val="single" w:sz="4" w:space="0" w:color="auto"/>
            </w:tcBorders>
            <w:shd w:val="clear" w:color="auto" w:fill="auto"/>
            <w:vAlign w:val="center"/>
            <w:hideMark/>
          </w:tcPr>
          <w:p w14:paraId="744465FC" w14:textId="62252A04" w:rsidR="00FF7884" w:rsidRDefault="00FF7884" w:rsidP="00B90C45">
            <w:pPr>
              <w:pStyle w:val="MDPI42tablebody"/>
            </w:pPr>
            <w:r>
              <w:t>0.08+/-0.02</w:t>
            </w:r>
          </w:p>
        </w:tc>
        <w:tc>
          <w:tcPr>
            <w:tcW w:w="1417" w:type="dxa"/>
            <w:tcBorders>
              <w:top w:val="single" w:sz="4" w:space="0" w:color="auto"/>
              <w:bottom w:val="single" w:sz="4" w:space="0" w:color="auto"/>
            </w:tcBorders>
            <w:shd w:val="clear" w:color="auto" w:fill="auto"/>
            <w:vAlign w:val="center"/>
            <w:hideMark/>
          </w:tcPr>
          <w:p w14:paraId="3AF80341" w14:textId="0EF006E9" w:rsidR="00FF7884" w:rsidRDefault="00FF7884" w:rsidP="00B90C45">
            <w:pPr>
              <w:pStyle w:val="MDPI42tablebody"/>
            </w:pPr>
            <w:r>
              <w:t>1.22+/-0.36</w:t>
            </w:r>
          </w:p>
        </w:tc>
        <w:tc>
          <w:tcPr>
            <w:tcW w:w="1134" w:type="dxa"/>
            <w:tcBorders>
              <w:top w:val="single" w:sz="4" w:space="0" w:color="auto"/>
              <w:bottom w:val="single" w:sz="4" w:space="0" w:color="auto"/>
            </w:tcBorders>
            <w:shd w:val="clear" w:color="auto" w:fill="auto"/>
            <w:vAlign w:val="center"/>
          </w:tcPr>
          <w:p w14:paraId="06F89FF3" w14:textId="23CBC87E" w:rsidR="00FF7884" w:rsidRDefault="00FF7884" w:rsidP="00B90C45">
            <w:pPr>
              <w:pStyle w:val="MDPI42tablebody"/>
            </w:pPr>
            <w:r>
              <w:t>0.36</w:t>
            </w:r>
          </w:p>
        </w:tc>
      </w:tr>
      <w:tr w:rsidR="000076E2" w:rsidRPr="00655E61" w14:paraId="04A43187" w14:textId="77777777" w:rsidTr="6AF278A6">
        <w:trPr>
          <w:trHeight w:val="300"/>
        </w:trPr>
        <w:tc>
          <w:tcPr>
            <w:tcW w:w="1220" w:type="dxa"/>
            <w:tcBorders>
              <w:top w:val="single" w:sz="4" w:space="0" w:color="auto"/>
              <w:bottom w:val="nil"/>
            </w:tcBorders>
            <w:shd w:val="clear" w:color="auto" w:fill="auto"/>
            <w:vAlign w:val="center"/>
            <w:hideMark/>
          </w:tcPr>
          <w:p w14:paraId="04A43183" w14:textId="0910A8CB" w:rsidR="000076E2" w:rsidRPr="00655E61" w:rsidRDefault="000076E2" w:rsidP="000076E2">
            <w:pPr>
              <w:pStyle w:val="MDPI42tablebody"/>
            </w:pPr>
            <w:r>
              <w:t>This work</w:t>
            </w:r>
          </w:p>
        </w:tc>
        <w:tc>
          <w:tcPr>
            <w:tcW w:w="992" w:type="dxa"/>
            <w:tcBorders>
              <w:top w:val="single" w:sz="4" w:space="0" w:color="auto"/>
              <w:bottom w:val="nil"/>
            </w:tcBorders>
            <w:shd w:val="clear" w:color="auto" w:fill="auto"/>
            <w:vAlign w:val="center"/>
          </w:tcPr>
          <w:p w14:paraId="60E8A18E" w14:textId="651172D3" w:rsidR="000076E2" w:rsidRDefault="000076E2" w:rsidP="000076E2">
            <w:pPr>
              <w:pStyle w:val="MDPI42tablebody"/>
              <w:rPr>
                <w:color w:val="000000" w:themeColor="text1"/>
              </w:rPr>
            </w:pPr>
            <w:r w:rsidRPr="58FE1DAF">
              <w:rPr>
                <w:color w:val="000000" w:themeColor="text1"/>
              </w:rPr>
              <w:t>130v1</w:t>
            </w:r>
          </w:p>
        </w:tc>
        <w:tc>
          <w:tcPr>
            <w:tcW w:w="709" w:type="dxa"/>
            <w:tcBorders>
              <w:top w:val="single" w:sz="4" w:space="0" w:color="auto"/>
              <w:bottom w:val="nil"/>
            </w:tcBorders>
          </w:tcPr>
          <w:p w14:paraId="6D7A1A28" w14:textId="05B7759A"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0088C3DF" w14:textId="26D8FD4C" w:rsidR="000076E2" w:rsidRDefault="000076E2" w:rsidP="000076E2">
            <w:pPr>
              <w:pStyle w:val="MDPI42tablebody"/>
              <w:rPr>
                <w:color w:val="000000" w:themeColor="text1"/>
              </w:rPr>
            </w:pPr>
            <w:r w:rsidRPr="58FE1DAF">
              <w:rPr>
                <w:color w:val="000000" w:themeColor="text1"/>
              </w:rPr>
              <w:t>126</w:t>
            </w:r>
          </w:p>
        </w:tc>
        <w:tc>
          <w:tcPr>
            <w:tcW w:w="1276" w:type="dxa"/>
            <w:tcBorders>
              <w:top w:val="single" w:sz="4" w:space="0" w:color="auto"/>
              <w:bottom w:val="single" w:sz="4" w:space="0" w:color="auto"/>
            </w:tcBorders>
            <w:shd w:val="clear" w:color="auto" w:fill="auto"/>
            <w:vAlign w:val="center"/>
            <w:hideMark/>
          </w:tcPr>
          <w:p w14:paraId="3B8D30AD" w14:textId="7195F196" w:rsidR="000076E2" w:rsidRDefault="000076E2" w:rsidP="000076E2">
            <w:pPr>
              <w:pStyle w:val="MDPI42tablebody"/>
            </w:pPr>
            <w:r>
              <w:t>0.07+/-0.02</w:t>
            </w:r>
          </w:p>
        </w:tc>
        <w:tc>
          <w:tcPr>
            <w:tcW w:w="1417" w:type="dxa"/>
            <w:tcBorders>
              <w:top w:val="single" w:sz="4" w:space="0" w:color="auto"/>
              <w:bottom w:val="single" w:sz="4" w:space="0" w:color="auto"/>
            </w:tcBorders>
            <w:shd w:val="clear" w:color="auto" w:fill="auto"/>
            <w:vAlign w:val="center"/>
            <w:hideMark/>
          </w:tcPr>
          <w:p w14:paraId="1F9DF43F" w14:textId="58945249" w:rsidR="000076E2" w:rsidRDefault="000076E2" w:rsidP="000076E2">
            <w:pPr>
              <w:pStyle w:val="MDPI42tablebody"/>
            </w:pPr>
            <w:r>
              <w:t>1.1+/-0.34</w:t>
            </w:r>
          </w:p>
        </w:tc>
        <w:tc>
          <w:tcPr>
            <w:tcW w:w="1134" w:type="dxa"/>
            <w:tcBorders>
              <w:top w:val="single" w:sz="4" w:space="0" w:color="auto"/>
              <w:bottom w:val="single" w:sz="4" w:space="0" w:color="auto"/>
            </w:tcBorders>
            <w:shd w:val="clear" w:color="auto" w:fill="auto"/>
            <w:vAlign w:val="center"/>
          </w:tcPr>
          <w:p w14:paraId="225F1610" w14:textId="08443180" w:rsidR="000076E2" w:rsidRDefault="000076E2" w:rsidP="000076E2">
            <w:pPr>
              <w:pStyle w:val="MDPI42tablebody"/>
            </w:pPr>
            <w:r>
              <w:t>0.33</w:t>
            </w:r>
          </w:p>
        </w:tc>
      </w:tr>
      <w:tr w:rsidR="000076E2" w:rsidRPr="00655E61" w14:paraId="04A4319B" w14:textId="77777777" w:rsidTr="6AF278A6">
        <w:trPr>
          <w:trHeight w:val="300"/>
        </w:trPr>
        <w:tc>
          <w:tcPr>
            <w:tcW w:w="1220" w:type="dxa"/>
            <w:tcBorders>
              <w:top w:val="single" w:sz="4" w:space="0" w:color="auto"/>
              <w:bottom w:val="nil"/>
            </w:tcBorders>
            <w:shd w:val="clear" w:color="auto" w:fill="auto"/>
            <w:vAlign w:val="center"/>
          </w:tcPr>
          <w:p w14:paraId="04A43197" w14:textId="5FE71FF3" w:rsidR="000076E2" w:rsidRPr="00655E61" w:rsidRDefault="000076E2" w:rsidP="000076E2">
            <w:pPr>
              <w:pStyle w:val="MDPI42tablebody"/>
            </w:pPr>
            <w:r>
              <w:t>This work</w:t>
            </w:r>
          </w:p>
        </w:tc>
        <w:tc>
          <w:tcPr>
            <w:tcW w:w="992" w:type="dxa"/>
            <w:tcBorders>
              <w:top w:val="single" w:sz="4" w:space="0" w:color="auto"/>
              <w:bottom w:val="nil"/>
            </w:tcBorders>
            <w:shd w:val="clear" w:color="auto" w:fill="auto"/>
            <w:vAlign w:val="center"/>
          </w:tcPr>
          <w:p w14:paraId="4A173DD8" w14:textId="368EBAB8" w:rsidR="000076E2" w:rsidRDefault="000076E2" w:rsidP="000076E2">
            <w:pPr>
              <w:pStyle w:val="MDPI42tablebody"/>
              <w:rPr>
                <w:color w:val="000000" w:themeColor="text1"/>
              </w:rPr>
            </w:pPr>
            <w:r w:rsidRPr="58FE1DAF">
              <w:rPr>
                <w:color w:val="000000" w:themeColor="text1"/>
              </w:rPr>
              <w:t>130v2</w:t>
            </w:r>
          </w:p>
        </w:tc>
        <w:tc>
          <w:tcPr>
            <w:tcW w:w="709" w:type="dxa"/>
            <w:tcBorders>
              <w:top w:val="single" w:sz="4" w:space="0" w:color="auto"/>
              <w:bottom w:val="nil"/>
            </w:tcBorders>
          </w:tcPr>
          <w:p w14:paraId="13E8E13D" w14:textId="40FCABE4"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32E6B6D4" w14:textId="5F853255" w:rsidR="000076E2" w:rsidRDefault="000076E2" w:rsidP="000076E2">
            <w:pPr>
              <w:pStyle w:val="MDPI42tablebody"/>
              <w:rPr>
                <w:color w:val="000000" w:themeColor="text1"/>
              </w:rPr>
            </w:pPr>
            <w:r w:rsidRPr="58FE1DAF">
              <w:rPr>
                <w:color w:val="000000" w:themeColor="text1"/>
              </w:rPr>
              <w:t>132</w:t>
            </w:r>
          </w:p>
        </w:tc>
        <w:tc>
          <w:tcPr>
            <w:tcW w:w="1276" w:type="dxa"/>
            <w:tcBorders>
              <w:top w:val="single" w:sz="4" w:space="0" w:color="auto"/>
              <w:bottom w:val="single" w:sz="4" w:space="0" w:color="auto"/>
            </w:tcBorders>
            <w:shd w:val="clear" w:color="auto" w:fill="auto"/>
            <w:vAlign w:val="center"/>
          </w:tcPr>
          <w:p w14:paraId="4564C1F0" w14:textId="2E10B8A0" w:rsidR="000076E2" w:rsidRDefault="000076E2" w:rsidP="000076E2">
            <w:pPr>
              <w:pStyle w:val="MDPI42tablebody"/>
            </w:pPr>
            <w:r>
              <w:t>0.04+/-0.01</w:t>
            </w:r>
          </w:p>
        </w:tc>
        <w:tc>
          <w:tcPr>
            <w:tcW w:w="1417" w:type="dxa"/>
            <w:tcBorders>
              <w:top w:val="single" w:sz="4" w:space="0" w:color="auto"/>
              <w:bottom w:val="single" w:sz="4" w:space="0" w:color="auto"/>
            </w:tcBorders>
            <w:shd w:val="clear" w:color="auto" w:fill="auto"/>
            <w:vAlign w:val="center"/>
          </w:tcPr>
          <w:p w14:paraId="04A800C0" w14:textId="4E2EAB96" w:rsidR="000076E2" w:rsidRDefault="000076E2" w:rsidP="000076E2">
            <w:pPr>
              <w:pStyle w:val="MDPI42tablebody"/>
            </w:pPr>
            <w:r>
              <w:t>0.74+/-0.18</w:t>
            </w:r>
          </w:p>
        </w:tc>
        <w:tc>
          <w:tcPr>
            <w:tcW w:w="1134" w:type="dxa"/>
            <w:tcBorders>
              <w:top w:val="single" w:sz="4" w:space="0" w:color="auto"/>
              <w:bottom w:val="single" w:sz="4" w:space="0" w:color="auto"/>
            </w:tcBorders>
            <w:shd w:val="clear" w:color="auto" w:fill="auto"/>
            <w:vAlign w:val="center"/>
          </w:tcPr>
          <w:p w14:paraId="5B0D0882" w14:textId="209A70D3" w:rsidR="000076E2" w:rsidRDefault="000076E2" w:rsidP="000076E2">
            <w:pPr>
              <w:pStyle w:val="MDPI42tablebody"/>
            </w:pPr>
            <w:r>
              <w:t>0.3</w:t>
            </w:r>
          </w:p>
        </w:tc>
      </w:tr>
      <w:tr w:rsidR="000076E2" w14:paraId="4D1326A3" w14:textId="77777777" w:rsidTr="6AF278A6">
        <w:trPr>
          <w:trHeight w:val="300"/>
        </w:trPr>
        <w:tc>
          <w:tcPr>
            <w:tcW w:w="1220" w:type="dxa"/>
            <w:tcBorders>
              <w:top w:val="single" w:sz="4" w:space="0" w:color="auto"/>
              <w:bottom w:val="nil"/>
            </w:tcBorders>
            <w:shd w:val="clear" w:color="auto" w:fill="auto"/>
            <w:vAlign w:val="center"/>
          </w:tcPr>
          <w:p w14:paraId="44C38FAC" w14:textId="43835681" w:rsidR="000076E2" w:rsidRDefault="000076E2" w:rsidP="000076E2">
            <w:pPr>
              <w:pStyle w:val="MDPI42tablebody"/>
              <w:rPr>
                <w:color w:val="000000" w:themeColor="text1"/>
              </w:rPr>
            </w:pPr>
            <w:r w:rsidRPr="58FE1DAF">
              <w:rPr>
                <w:color w:val="000000" w:themeColor="text1"/>
              </w:rPr>
              <w:t>Becker et al.</w:t>
            </w:r>
          </w:p>
        </w:tc>
        <w:tc>
          <w:tcPr>
            <w:tcW w:w="992" w:type="dxa"/>
            <w:tcBorders>
              <w:top w:val="single" w:sz="4" w:space="0" w:color="auto"/>
              <w:bottom w:val="nil"/>
            </w:tcBorders>
            <w:shd w:val="clear" w:color="auto" w:fill="auto"/>
            <w:vAlign w:val="center"/>
          </w:tcPr>
          <w:p w14:paraId="76EB7ED1" w14:textId="40213CF7" w:rsidR="000076E2" w:rsidRDefault="000076E2" w:rsidP="000076E2">
            <w:pPr>
              <w:pStyle w:val="MDPI42tablebody"/>
              <w:rPr>
                <w:color w:val="000000" w:themeColor="text1"/>
              </w:rPr>
            </w:pPr>
            <w:r w:rsidRPr="58FE1DAF">
              <w:rPr>
                <w:color w:val="000000" w:themeColor="text1"/>
              </w:rPr>
              <w:t>100glc</w:t>
            </w:r>
          </w:p>
        </w:tc>
        <w:tc>
          <w:tcPr>
            <w:tcW w:w="709" w:type="dxa"/>
            <w:tcBorders>
              <w:top w:val="single" w:sz="4" w:space="0" w:color="auto"/>
              <w:bottom w:val="nil"/>
            </w:tcBorders>
          </w:tcPr>
          <w:p w14:paraId="7690CB0F" w14:textId="3EB02D25"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72090421" w14:textId="1F50B732" w:rsidR="000076E2" w:rsidRDefault="000076E2" w:rsidP="000076E2">
            <w:pPr>
              <w:pStyle w:val="MDPI42tablebody"/>
              <w:rPr>
                <w:color w:val="000000" w:themeColor="text1"/>
              </w:rPr>
            </w:pPr>
            <w:r w:rsidRPr="58FE1DAF">
              <w:rPr>
                <w:color w:val="000000" w:themeColor="text1"/>
              </w:rPr>
              <w:t>106</w:t>
            </w:r>
          </w:p>
        </w:tc>
        <w:tc>
          <w:tcPr>
            <w:tcW w:w="1276" w:type="dxa"/>
            <w:tcBorders>
              <w:top w:val="single" w:sz="4" w:space="0" w:color="auto"/>
              <w:bottom w:val="single" w:sz="4" w:space="0" w:color="auto"/>
            </w:tcBorders>
            <w:shd w:val="clear" w:color="auto" w:fill="auto"/>
            <w:vAlign w:val="center"/>
          </w:tcPr>
          <w:p w14:paraId="681FA050" w14:textId="274D4D48" w:rsidR="000076E2" w:rsidRDefault="000076E2" w:rsidP="000076E2">
            <w:pPr>
              <w:pStyle w:val="MDPI42tablebody"/>
              <w:rPr>
                <w:color w:val="000000" w:themeColor="text1"/>
              </w:rPr>
            </w:pPr>
            <w:r w:rsidRPr="58FE1DAF">
              <w:rPr>
                <w:color w:val="000000" w:themeColor="text1"/>
              </w:rPr>
              <w:t>0.04+/-0.01</w:t>
            </w:r>
          </w:p>
        </w:tc>
        <w:tc>
          <w:tcPr>
            <w:tcW w:w="1417" w:type="dxa"/>
            <w:tcBorders>
              <w:top w:val="single" w:sz="4" w:space="0" w:color="auto"/>
              <w:bottom w:val="single" w:sz="4" w:space="0" w:color="auto"/>
            </w:tcBorders>
            <w:shd w:val="clear" w:color="auto" w:fill="auto"/>
            <w:vAlign w:val="center"/>
          </w:tcPr>
          <w:p w14:paraId="0E58585F" w14:textId="1C729057" w:rsidR="000076E2" w:rsidRDefault="000076E2" w:rsidP="000076E2">
            <w:pPr>
              <w:pStyle w:val="MDPI42tablebody"/>
              <w:rPr>
                <w:color w:val="000000" w:themeColor="text1"/>
              </w:rPr>
            </w:pPr>
            <w:r w:rsidRPr="58FE1DAF">
              <w:rPr>
                <w:color w:val="000000" w:themeColor="text1"/>
              </w:rPr>
              <w:t>0.67+/-0.19</w:t>
            </w:r>
          </w:p>
        </w:tc>
        <w:tc>
          <w:tcPr>
            <w:tcW w:w="1134" w:type="dxa"/>
            <w:tcBorders>
              <w:top w:val="single" w:sz="4" w:space="0" w:color="auto"/>
              <w:bottom w:val="single" w:sz="4" w:space="0" w:color="auto"/>
            </w:tcBorders>
            <w:shd w:val="clear" w:color="auto" w:fill="auto"/>
            <w:vAlign w:val="center"/>
          </w:tcPr>
          <w:p w14:paraId="10FF7C00" w14:textId="394C69CB" w:rsidR="000076E2" w:rsidRDefault="000076E2" w:rsidP="000076E2">
            <w:pPr>
              <w:pStyle w:val="MDPI42tablebody"/>
              <w:rPr>
                <w:color w:val="000000" w:themeColor="text1"/>
              </w:rPr>
            </w:pPr>
            <w:r w:rsidRPr="58FE1DAF">
              <w:rPr>
                <w:color w:val="000000" w:themeColor="text1"/>
              </w:rPr>
              <w:t>0.33</w:t>
            </w:r>
          </w:p>
        </w:tc>
      </w:tr>
      <w:tr w:rsidR="000076E2" w14:paraId="5173C958" w14:textId="77777777" w:rsidTr="6AF278A6">
        <w:trPr>
          <w:trHeight w:val="300"/>
        </w:trPr>
        <w:tc>
          <w:tcPr>
            <w:tcW w:w="1220" w:type="dxa"/>
            <w:tcBorders>
              <w:top w:val="single" w:sz="4" w:space="0" w:color="auto"/>
              <w:bottom w:val="single" w:sz="4" w:space="0" w:color="auto"/>
            </w:tcBorders>
            <w:shd w:val="clear" w:color="auto" w:fill="auto"/>
            <w:vAlign w:val="center"/>
          </w:tcPr>
          <w:p w14:paraId="56CFE9E9" w14:textId="6D23EA58" w:rsidR="000076E2" w:rsidRDefault="000076E2" w:rsidP="000076E2">
            <w:pPr>
              <w:pStyle w:val="MDPI42tablebody"/>
              <w:rPr>
                <w:color w:val="000000" w:themeColor="text1"/>
              </w:rPr>
            </w:pPr>
            <w:r w:rsidRPr="58FE1DAF">
              <w:rPr>
                <w:color w:val="000000" w:themeColor="text1"/>
              </w:rPr>
              <w:t>This work</w:t>
            </w:r>
          </w:p>
        </w:tc>
        <w:tc>
          <w:tcPr>
            <w:tcW w:w="992" w:type="dxa"/>
            <w:tcBorders>
              <w:top w:val="single" w:sz="4" w:space="0" w:color="auto"/>
              <w:bottom w:val="single" w:sz="4" w:space="0" w:color="auto"/>
            </w:tcBorders>
            <w:shd w:val="clear" w:color="auto" w:fill="auto"/>
            <w:vAlign w:val="center"/>
          </w:tcPr>
          <w:p w14:paraId="211ED274" w14:textId="0DEF4D49" w:rsidR="000076E2" w:rsidRDefault="000076E2" w:rsidP="000076E2">
            <w:pPr>
              <w:pStyle w:val="MDPI42tablebody"/>
              <w:rPr>
                <w:color w:val="000000" w:themeColor="text1"/>
              </w:rPr>
            </w:pPr>
            <w:r w:rsidRPr="58FE1DAF">
              <w:rPr>
                <w:color w:val="000000" w:themeColor="text1"/>
              </w:rPr>
              <w:t>200v1</w:t>
            </w:r>
          </w:p>
        </w:tc>
        <w:tc>
          <w:tcPr>
            <w:tcW w:w="709" w:type="dxa"/>
            <w:tcBorders>
              <w:top w:val="single" w:sz="4" w:space="0" w:color="auto"/>
              <w:bottom w:val="single" w:sz="4" w:space="0" w:color="auto"/>
            </w:tcBorders>
          </w:tcPr>
          <w:p w14:paraId="6B7CCC66" w14:textId="65BA6E7C"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single" w:sz="4" w:space="0" w:color="auto"/>
            </w:tcBorders>
            <w:shd w:val="clear" w:color="auto" w:fill="auto"/>
            <w:vAlign w:val="center"/>
          </w:tcPr>
          <w:p w14:paraId="122BB4E6" w14:textId="6413ED20" w:rsidR="000076E2" w:rsidRDefault="000076E2" w:rsidP="000076E2">
            <w:pPr>
              <w:pStyle w:val="MDPI42tablebody"/>
              <w:rPr>
                <w:color w:val="000000" w:themeColor="text1"/>
              </w:rPr>
            </w:pPr>
            <w:r w:rsidRPr="58FE1DAF">
              <w:rPr>
                <w:color w:val="000000" w:themeColor="text1"/>
              </w:rPr>
              <w:t>203</w:t>
            </w:r>
          </w:p>
        </w:tc>
        <w:tc>
          <w:tcPr>
            <w:tcW w:w="1276" w:type="dxa"/>
            <w:tcBorders>
              <w:top w:val="single" w:sz="4" w:space="0" w:color="auto"/>
              <w:bottom w:val="single" w:sz="4" w:space="0" w:color="auto"/>
            </w:tcBorders>
            <w:shd w:val="clear" w:color="auto" w:fill="auto"/>
            <w:vAlign w:val="center"/>
          </w:tcPr>
          <w:p w14:paraId="672F8008" w14:textId="2EFC1287" w:rsidR="000076E2" w:rsidRDefault="000076E2" w:rsidP="000076E2">
            <w:pPr>
              <w:pStyle w:val="MDPI42tablebody"/>
              <w:rPr>
                <w:color w:val="000000" w:themeColor="text1"/>
              </w:rPr>
            </w:pPr>
            <w:r w:rsidRPr="58FE1DAF">
              <w:rPr>
                <w:color w:val="000000" w:themeColor="text1"/>
              </w:rPr>
              <w:t>0.02+/-0.01</w:t>
            </w:r>
          </w:p>
        </w:tc>
        <w:tc>
          <w:tcPr>
            <w:tcW w:w="1417" w:type="dxa"/>
            <w:tcBorders>
              <w:top w:val="single" w:sz="4" w:space="0" w:color="auto"/>
              <w:bottom w:val="single" w:sz="4" w:space="0" w:color="auto"/>
            </w:tcBorders>
            <w:shd w:val="clear" w:color="auto" w:fill="auto"/>
            <w:vAlign w:val="center"/>
          </w:tcPr>
          <w:p w14:paraId="5927EC2D" w14:textId="1C8EF3A0" w:rsidR="000076E2" w:rsidRDefault="000076E2" w:rsidP="000076E2">
            <w:pPr>
              <w:pStyle w:val="MDPI42tablebody"/>
              <w:rPr>
                <w:color w:val="000000" w:themeColor="text1"/>
              </w:rPr>
            </w:pPr>
            <w:r w:rsidRPr="58FE1DAF">
              <w:rPr>
                <w:color w:val="000000" w:themeColor="text1"/>
              </w:rPr>
              <w:t>0.33+/-0.08</w:t>
            </w:r>
          </w:p>
        </w:tc>
        <w:tc>
          <w:tcPr>
            <w:tcW w:w="1134" w:type="dxa"/>
            <w:tcBorders>
              <w:top w:val="single" w:sz="4" w:space="0" w:color="auto"/>
              <w:bottom w:val="single" w:sz="4" w:space="0" w:color="auto"/>
            </w:tcBorders>
            <w:shd w:val="clear" w:color="auto" w:fill="auto"/>
            <w:vAlign w:val="center"/>
          </w:tcPr>
          <w:p w14:paraId="2AA8E21A" w14:textId="3C9CF9B2" w:rsidR="000076E2" w:rsidRDefault="000076E2" w:rsidP="000076E2">
            <w:pPr>
              <w:pStyle w:val="MDPI42tablebody"/>
              <w:rPr>
                <w:color w:val="000000" w:themeColor="text1"/>
              </w:rPr>
            </w:pPr>
            <w:r w:rsidRPr="58FE1DAF">
              <w:rPr>
                <w:color w:val="000000" w:themeColor="text1"/>
              </w:rPr>
              <w:t>0.33</w:t>
            </w:r>
          </w:p>
        </w:tc>
      </w:tr>
      <w:tr w:rsidR="000076E2" w14:paraId="36CA1676" w14:textId="77777777" w:rsidTr="6AF278A6">
        <w:trPr>
          <w:trHeight w:val="300"/>
        </w:trPr>
        <w:tc>
          <w:tcPr>
            <w:tcW w:w="1220" w:type="dxa"/>
            <w:tcBorders>
              <w:top w:val="single" w:sz="4" w:space="0" w:color="auto"/>
              <w:bottom w:val="single" w:sz="4" w:space="0" w:color="auto"/>
            </w:tcBorders>
            <w:shd w:val="clear" w:color="auto" w:fill="auto"/>
            <w:vAlign w:val="center"/>
          </w:tcPr>
          <w:p w14:paraId="7FDECF85" w14:textId="46EAA5D4" w:rsidR="000076E2" w:rsidRDefault="000076E2" w:rsidP="000076E2">
            <w:pPr>
              <w:pStyle w:val="MDPI42tablebody"/>
              <w:rPr>
                <w:color w:val="000000" w:themeColor="text1"/>
              </w:rPr>
            </w:pPr>
            <w:r w:rsidRPr="58FE1DAF">
              <w:rPr>
                <w:color w:val="000000" w:themeColor="text1"/>
              </w:rPr>
              <w:t>This work</w:t>
            </w:r>
          </w:p>
        </w:tc>
        <w:tc>
          <w:tcPr>
            <w:tcW w:w="992" w:type="dxa"/>
            <w:tcBorders>
              <w:top w:val="single" w:sz="4" w:space="0" w:color="auto"/>
              <w:bottom w:val="single" w:sz="4" w:space="0" w:color="auto"/>
            </w:tcBorders>
            <w:shd w:val="clear" w:color="auto" w:fill="auto"/>
            <w:vAlign w:val="center"/>
          </w:tcPr>
          <w:p w14:paraId="47FCF403" w14:textId="74A0F1C7" w:rsidR="000076E2" w:rsidRDefault="000076E2" w:rsidP="000076E2">
            <w:pPr>
              <w:pStyle w:val="MDPI42tablebody"/>
              <w:rPr>
                <w:color w:val="000000" w:themeColor="text1"/>
              </w:rPr>
            </w:pPr>
            <w:r w:rsidRPr="58FE1DAF">
              <w:rPr>
                <w:color w:val="000000" w:themeColor="text1"/>
              </w:rPr>
              <w:t>200v2</w:t>
            </w:r>
          </w:p>
        </w:tc>
        <w:tc>
          <w:tcPr>
            <w:tcW w:w="709" w:type="dxa"/>
            <w:tcBorders>
              <w:top w:val="single" w:sz="4" w:space="0" w:color="auto"/>
              <w:bottom w:val="single" w:sz="4" w:space="0" w:color="auto"/>
            </w:tcBorders>
          </w:tcPr>
          <w:p w14:paraId="150A297C" w14:textId="3C68BE46"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single" w:sz="4" w:space="0" w:color="auto"/>
            </w:tcBorders>
            <w:shd w:val="clear" w:color="auto" w:fill="auto"/>
            <w:vAlign w:val="center"/>
          </w:tcPr>
          <w:p w14:paraId="02C2C5F7" w14:textId="59F131A3" w:rsidR="000076E2" w:rsidRDefault="000076E2" w:rsidP="000076E2">
            <w:pPr>
              <w:pStyle w:val="MDPI42tablebody"/>
              <w:rPr>
                <w:color w:val="000000" w:themeColor="text1"/>
              </w:rPr>
            </w:pPr>
            <w:r w:rsidRPr="58FE1DAF">
              <w:rPr>
                <w:color w:val="000000" w:themeColor="text1"/>
              </w:rPr>
              <w:t>216</w:t>
            </w:r>
          </w:p>
        </w:tc>
        <w:tc>
          <w:tcPr>
            <w:tcW w:w="1276" w:type="dxa"/>
            <w:tcBorders>
              <w:top w:val="single" w:sz="4" w:space="0" w:color="auto"/>
              <w:bottom w:val="single" w:sz="4" w:space="0" w:color="auto"/>
            </w:tcBorders>
            <w:shd w:val="clear" w:color="auto" w:fill="auto"/>
            <w:vAlign w:val="center"/>
          </w:tcPr>
          <w:p w14:paraId="3EF42EFD" w14:textId="1276B882" w:rsidR="000076E2" w:rsidRDefault="000076E2" w:rsidP="000076E2">
            <w:pPr>
              <w:pStyle w:val="MDPI42tablebody"/>
              <w:rPr>
                <w:color w:val="000000" w:themeColor="text1"/>
              </w:rPr>
            </w:pPr>
            <w:r w:rsidRPr="58FE1DAF">
              <w:rPr>
                <w:color w:val="000000" w:themeColor="text1"/>
              </w:rPr>
              <w:t>0.02+/-0.01</w:t>
            </w:r>
          </w:p>
        </w:tc>
        <w:tc>
          <w:tcPr>
            <w:tcW w:w="1417" w:type="dxa"/>
            <w:tcBorders>
              <w:top w:val="single" w:sz="4" w:space="0" w:color="auto"/>
              <w:bottom w:val="single" w:sz="4" w:space="0" w:color="auto"/>
            </w:tcBorders>
            <w:shd w:val="clear" w:color="auto" w:fill="auto"/>
            <w:vAlign w:val="center"/>
          </w:tcPr>
          <w:p w14:paraId="3542FB76" w14:textId="7A9383C8" w:rsidR="000076E2" w:rsidRDefault="000076E2" w:rsidP="000076E2">
            <w:pPr>
              <w:pStyle w:val="MDPI42tablebody"/>
              <w:rPr>
                <w:color w:val="000000" w:themeColor="text1"/>
              </w:rPr>
            </w:pPr>
            <w:r w:rsidRPr="58FE1DAF">
              <w:rPr>
                <w:color w:val="000000" w:themeColor="text1"/>
              </w:rPr>
              <w:t>0.55+/-0.1</w:t>
            </w:r>
          </w:p>
        </w:tc>
        <w:tc>
          <w:tcPr>
            <w:tcW w:w="1134" w:type="dxa"/>
            <w:tcBorders>
              <w:top w:val="single" w:sz="4" w:space="0" w:color="auto"/>
              <w:bottom w:val="single" w:sz="4" w:space="0" w:color="auto"/>
            </w:tcBorders>
            <w:shd w:val="clear" w:color="auto" w:fill="auto"/>
            <w:vAlign w:val="center"/>
          </w:tcPr>
          <w:p w14:paraId="27AD6EE0" w14:textId="52775452" w:rsidR="000076E2" w:rsidRDefault="000076E2" w:rsidP="000076E2">
            <w:pPr>
              <w:pStyle w:val="MDPI42tablebody"/>
              <w:rPr>
                <w:color w:val="000000" w:themeColor="text1"/>
              </w:rPr>
            </w:pPr>
            <w:r w:rsidRPr="58FE1DAF">
              <w:rPr>
                <w:color w:val="000000" w:themeColor="text1"/>
              </w:rPr>
              <w:t>0.33</w:t>
            </w:r>
          </w:p>
        </w:tc>
      </w:tr>
    </w:tbl>
    <w:p w14:paraId="53592857" w14:textId="53D2E2B0" w:rsidR="58FE1DAF" w:rsidRDefault="00DD651F" w:rsidP="58FE1DAF">
      <w:pPr>
        <w:pStyle w:val="MDPI22heading2"/>
        <w:spacing w:before="240"/>
      </w:pPr>
      <w:r>
        <w:rPr>
          <w:lang w:val="de-DE" w:bidi="ar-SA"/>
        </w:rPr>
        <w:lastRenderedPageBreak/>
        <mc:AlternateContent>
          <mc:Choice Requires="wps">
            <w:drawing>
              <wp:anchor distT="45720" distB="45720" distL="114300" distR="114300" simplePos="0" relativeHeight="251658240" behindDoc="0" locked="1" layoutInCell="1" allowOverlap="1" wp14:anchorId="322698F8" wp14:editId="4C948629">
                <wp:simplePos x="0" y="0"/>
                <wp:positionH relativeFrom="margin">
                  <wp:align>right</wp:align>
                </wp:positionH>
                <wp:positionV relativeFrom="margin">
                  <wp:posOffset>-126365</wp:posOffset>
                </wp:positionV>
                <wp:extent cx="4999990" cy="44399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9990" cy="4439920"/>
                        </a:xfrm>
                        <a:prstGeom prst="rect">
                          <a:avLst/>
                        </a:prstGeom>
                        <a:solidFill>
                          <a:srgbClr val="FFFFFF"/>
                        </a:solidFill>
                        <a:ln w="9525">
                          <a:noFill/>
                          <a:miter lim="800000"/>
                          <a:headEnd/>
                          <a:tailEn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3D57EC" w14:textId="77777777" w:rsidTr="00DD651F">
                              <w:trPr>
                                <w:cantSplit/>
                              </w:trPr>
                              <w:tc>
                                <w:tcPr>
                                  <w:tcW w:w="7416" w:type="dxa"/>
                                </w:tcPr>
                                <w:p w14:paraId="0AC081B9" w14:textId="77777777" w:rsidR="00A153E8" w:rsidRDefault="00A153E8" w:rsidP="00DD651F">
                                  <w:pPr>
                                    <w:pStyle w:val="MDPI31text"/>
                                    <w:ind w:left="0" w:firstLine="0"/>
                                  </w:pPr>
                                  <w:bookmarkStart w:id="19" w:name="_GoBack"/>
                                  <w:r>
                                    <w:rPr>
                                      <w:noProof/>
                                      <w:lang w:val="de-DE" w:bidi="ar-SA"/>
                                    </w:rPr>
                                    <w:drawing>
                                      <wp:inline distT="0" distB="0" distL="0" distR="0" wp14:anchorId="08D0EA8C" wp14:editId="36657DC9">
                                        <wp:extent cx="4061641" cy="2820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061641" cy="2820465"/>
                                                </a:xfrm>
                                                <a:prstGeom prst="rect">
                                                  <a:avLst/>
                                                </a:prstGeom>
                                              </pic:spPr>
                                            </pic:pic>
                                          </a:graphicData>
                                        </a:graphic>
                                      </wp:inline>
                                    </w:drawing>
                                  </w:r>
                                </w:p>
                              </w:tc>
                            </w:tr>
                            <w:tr w:rsidR="00A153E8" w14:paraId="482D3181" w14:textId="77777777" w:rsidTr="00DD651F">
                              <w:trPr>
                                <w:cantSplit/>
                              </w:trPr>
                              <w:tc>
                                <w:tcPr>
                                  <w:tcW w:w="7416" w:type="dxa"/>
                                </w:tcPr>
                                <w:p w14:paraId="4A62B7AD" w14:textId="0167ED93" w:rsidR="00A153E8" w:rsidRPr="0015783D" w:rsidRDefault="00A153E8" w:rsidP="00376B63">
                                  <w:pPr>
                                    <w:pStyle w:val="MDPI31text"/>
                                    <w:ind w:left="0" w:firstLine="0"/>
                                    <w:rPr>
                                      <w:sz w:val="18"/>
                                      <w:szCs w:val="18"/>
                                    </w:rPr>
                                  </w:pPr>
                                  <w:r w:rsidRPr="0015783D">
                                    <w:rPr>
                                      <w:b/>
                                      <w:bCs/>
                                      <w:sz w:val="18"/>
                                      <w:szCs w:val="18"/>
                                    </w:rPr>
                                    <w:t xml:space="preserve">Figure 3. </w:t>
                                  </w:r>
                                  <w:ins w:id="20" w:author="Ulf Liebal" w:date="2022-05-13T15:35:00Z">
                                    <w:r w:rsidR="00D4005F" w:rsidRPr="0015783D">
                                      <w:rPr>
                                        <w:sz w:val="18"/>
                                        <w:szCs w:val="18"/>
                                      </w:rPr>
                                      <w:t xml:space="preserve">Growth characteristics of </w:t>
                                    </w:r>
                                    <w:r w:rsidR="00D4005F" w:rsidRPr="0015783D">
                                      <w:rPr>
                                        <w:i/>
                                        <w:iCs/>
                                        <w:sz w:val="18"/>
                                        <w:szCs w:val="18"/>
                                      </w:rPr>
                                      <w:t>U. maydis</w:t>
                                    </w:r>
                                    <w:r w:rsidR="00D4005F" w:rsidRPr="0015783D">
                                      <w:rPr>
                                        <w:sz w:val="18"/>
                                        <w:szCs w:val="18"/>
                                      </w:rPr>
                                      <w:t xml:space="preserve"> glucose batch cultures </w:t>
                                    </w:r>
                                    <w:r w:rsidR="00D4005F">
                                      <w:rPr>
                                        <w:sz w:val="18"/>
                                        <w:szCs w:val="18"/>
                                      </w:rPr>
                                      <w:t xml:space="preserve">from Table 3 </w:t>
                                    </w:r>
                                    <w:r w:rsidR="00D4005F" w:rsidRPr="0015783D">
                                      <w:rPr>
                                        <w:sz w:val="18"/>
                                        <w:szCs w:val="18"/>
                                      </w:rPr>
                                      <w:t xml:space="preserve">and similarity to iUma22 predictions. A) </w:t>
                                    </w:r>
                                    <w:r w:rsidR="00D4005F">
                                      <w:rPr>
                                        <w:sz w:val="18"/>
                                        <w:szCs w:val="18"/>
                                      </w:rPr>
                                      <w:t>Seven</w:t>
                                    </w:r>
                                    <w:r w:rsidR="00D4005F" w:rsidRPr="0015783D">
                                      <w:rPr>
                                        <w:sz w:val="18"/>
                                        <w:szCs w:val="18"/>
                                      </w:rPr>
                                      <w:t xml:space="preserve"> batch experiments on glucose were analyzed</w:t>
                                    </w:r>
                                    <w:r w:rsidR="00D4005F">
                                      <w:rPr>
                                        <w:sz w:val="18"/>
                                        <w:szCs w:val="18"/>
                                      </w:rPr>
                                      <w:t xml:space="preserve"> to extract growth- and glucose-</w:t>
                                    </w:r>
                                    <w:r w:rsidR="00D4005F" w:rsidRPr="0015783D">
                                      <w:rPr>
                                        <w:sz w:val="18"/>
                                        <w:szCs w:val="18"/>
                                      </w:rPr>
                                      <w:t xml:space="preserve">uptake rates. The </w:t>
                                    </w:r>
                                    <w:r w:rsidR="00D4005F">
                                      <w:rPr>
                                        <w:sz w:val="18"/>
                                        <w:szCs w:val="18"/>
                                      </w:rPr>
                                      <w:t>linear least-squares correlation</w:t>
                                    </w:r>
                                    <w:r w:rsidR="00D4005F" w:rsidRPr="0015783D">
                                      <w:rPr>
                                        <w:sz w:val="18"/>
                                        <w:szCs w:val="18"/>
                                      </w:rPr>
                                      <w:t xml:space="preserve"> provides the biomass yield on glucose </w:t>
                                    </w:r>
                                    <w:r w:rsidR="00D4005F">
                                      <w:rPr>
                                        <w:sz w:val="18"/>
                                        <w:szCs w:val="18"/>
                                      </w:rPr>
                                      <w:t>with 0.47</w:t>
                                    </w:r>
                                    <w:r w:rsidR="00D4005F" w:rsidRPr="00B60AF2">
                                      <w:rPr>
                                        <w:sz w:val="18"/>
                                        <w:szCs w:val="18"/>
                                      </w:rPr>
                                      <w:t>+/-</w:t>
                                    </w:r>
                                    <w:r w:rsidR="00D4005F" w:rsidRPr="0015783D">
                                      <w:rPr>
                                        <w:sz w:val="18"/>
                                        <w:szCs w:val="18"/>
                                      </w:rPr>
                                      <w:t>0.03 g</w:t>
                                    </w:r>
                                    <w:r w:rsidR="00D4005F" w:rsidRPr="00CB0D8E">
                                      <w:rPr>
                                        <w:sz w:val="18"/>
                                        <w:szCs w:val="18"/>
                                        <w:vertAlign w:val="subscript"/>
                                      </w:rPr>
                                      <w:t>CDW</w:t>
                                    </w:r>
                                    <w:r w:rsidR="00D4005F" w:rsidRPr="0015783D">
                                      <w:rPr>
                                        <w:sz w:val="18"/>
                                        <w:szCs w:val="18"/>
                                      </w:rPr>
                                      <w:t>/g</w:t>
                                    </w:r>
                                    <w:r w:rsidR="00D4005F" w:rsidRPr="0015783D">
                                      <w:rPr>
                                        <w:sz w:val="18"/>
                                        <w:szCs w:val="18"/>
                                        <w:vertAlign w:val="subscript"/>
                                      </w:rPr>
                                      <w:t>glc</w:t>
                                    </w:r>
                                    <w:r w:rsidR="00D4005F" w:rsidRPr="0015783D">
                                      <w:rPr>
                                        <w:sz w:val="18"/>
                                        <w:szCs w:val="18"/>
                                      </w:rPr>
                                      <w:t>, the interception of the x-axis provides the glucose maintenance uptake rate with 0.2</w:t>
                                    </w:r>
                                    <w:r w:rsidR="00D4005F" w:rsidRPr="00B60AF2">
                                      <w:rPr>
                                        <w:sz w:val="18"/>
                                        <w:szCs w:val="18"/>
                                      </w:rPr>
                                      <w:t>+/-</w:t>
                                    </w:r>
                                    <w:r w:rsidR="00D4005F" w:rsidRPr="0015783D">
                                      <w:rPr>
                                        <w:sz w:val="18"/>
                                        <w:szCs w:val="18"/>
                                      </w:rPr>
                                      <w:t>0.01 mmol/g</w:t>
                                    </w:r>
                                    <w:r w:rsidR="00D4005F" w:rsidRPr="0015783D">
                                      <w:rPr>
                                        <w:sz w:val="18"/>
                                        <w:szCs w:val="18"/>
                                        <w:vertAlign w:val="subscript"/>
                                      </w:rPr>
                                      <w:t>CDW</w:t>
                                    </w:r>
                                    <w:r w:rsidR="00D4005F" w:rsidRPr="0015783D">
                                      <w:rPr>
                                        <w:sz w:val="18"/>
                                        <w:szCs w:val="18"/>
                                      </w:rPr>
                                      <w:t>/h.</w:t>
                                    </w:r>
                                    <w:r w:rsidR="00D4005F">
                                      <w:rPr>
                                        <w:sz w:val="18"/>
                                        <w:szCs w:val="18"/>
                                      </w:rPr>
                                      <w:t xml:space="preserve"> The two inlet figures exemplify the growth rate estimation by a logistic Verhulst equation for growth (green) and linear substrate uptake (blue) for experiment ID ‘50glc’. </w:t>
                                    </w:r>
                                    <w:r w:rsidR="00D4005F" w:rsidRPr="0015783D">
                                      <w:rPr>
                                        <w:sz w:val="18"/>
                                        <w:szCs w:val="18"/>
                                      </w:rPr>
                                      <w:t xml:space="preserve">B) </w:t>
                                    </w:r>
                                    <w:r w:rsidR="00D4005F">
                                      <w:rPr>
                                        <w:sz w:val="18"/>
                                        <w:szCs w:val="18"/>
                                      </w:rPr>
                                      <w:t>Glucose-uptake rate as a function of the initial glucose level indicating an inverse correlation</w:t>
                                    </w:r>
                                    <w:r w:rsidR="00D4005F" w:rsidRPr="0015783D">
                                      <w:rPr>
                                        <w:sz w:val="18"/>
                                        <w:szCs w:val="18"/>
                                      </w:rPr>
                                      <w:t xml:space="preserve">. C) </w:t>
                                    </w:r>
                                    <w:r w:rsidR="00D4005F">
                                      <w:rPr>
                                        <w:sz w:val="18"/>
                                        <w:szCs w:val="18"/>
                                      </w:rPr>
                                      <w:t>Simulated and experimental growth rates, optimal predictions represented by the black line.</w:t>
                                    </w:r>
                                    <w:r w:rsidR="00D4005F" w:rsidRPr="0015783D">
                                      <w:rPr>
                                        <w:sz w:val="18"/>
                                        <w:szCs w:val="18"/>
                                      </w:rPr>
                                      <w:t xml:space="preserve"> </w:t>
                                    </w:r>
                                    <w:r w:rsidR="00D4005F">
                                      <w:rPr>
                                        <w:sz w:val="18"/>
                                        <w:szCs w:val="18"/>
                                      </w:rPr>
                                      <w:t>The individual growth rate data is provided in the Supplements.</w:t>
                                    </w:r>
                                  </w:ins>
                                </w:p>
                              </w:tc>
                            </w:tr>
                            <w:bookmarkEnd w:id="19"/>
                          </w:tbl>
                          <w:p w14:paraId="386F2A96" w14:textId="31E2AEA4" w:rsidR="00A153E8" w:rsidRDefault="00A153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698F8" id="_x0000_s1027" type="#_x0000_t202" style="position:absolute;left:0;text-align:left;margin-left:342.5pt;margin-top:-9.95pt;width:393.7pt;height:349.6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" stroked="f">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3D57EC" w14:textId="77777777" w:rsidTr="00DD651F">
                        <w:trPr>
                          <w:cantSplit/>
                        </w:trPr>
                        <w:tc>
                          <w:tcPr>
                            <w:tcW w:w="7416" w:type="dxa"/>
                          </w:tcPr>
                          <w:p w14:paraId="0AC081B9" w14:textId="77777777" w:rsidR="00A153E8" w:rsidRDefault="00A153E8" w:rsidP="00DD651F">
                            <w:pPr>
                              <w:pStyle w:val="MDPI31text"/>
                              <w:ind w:left="0" w:firstLine="0"/>
                            </w:pPr>
                            <w:bookmarkStart w:id="21" w:name="_GoBack"/>
                            <w:r>
                              <w:rPr>
                                <w:noProof/>
                                <w:lang w:val="de-DE" w:bidi="ar-SA"/>
                              </w:rPr>
                              <w:drawing>
                                <wp:inline distT="0" distB="0" distL="0" distR="0" wp14:anchorId="08D0EA8C" wp14:editId="36657DC9">
                                  <wp:extent cx="4061641" cy="2820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061641" cy="2820465"/>
                                          </a:xfrm>
                                          <a:prstGeom prst="rect">
                                            <a:avLst/>
                                          </a:prstGeom>
                                        </pic:spPr>
                                      </pic:pic>
                                    </a:graphicData>
                                  </a:graphic>
                                </wp:inline>
                              </w:drawing>
                            </w:r>
                          </w:p>
                        </w:tc>
                      </w:tr>
                      <w:tr w:rsidR="00A153E8" w14:paraId="482D3181" w14:textId="77777777" w:rsidTr="00DD651F">
                        <w:trPr>
                          <w:cantSplit/>
                        </w:trPr>
                        <w:tc>
                          <w:tcPr>
                            <w:tcW w:w="7416" w:type="dxa"/>
                          </w:tcPr>
                          <w:p w14:paraId="4A62B7AD" w14:textId="0167ED93" w:rsidR="00A153E8" w:rsidRPr="0015783D" w:rsidRDefault="00A153E8" w:rsidP="00376B63">
                            <w:pPr>
                              <w:pStyle w:val="MDPI31text"/>
                              <w:ind w:left="0" w:firstLine="0"/>
                              <w:rPr>
                                <w:sz w:val="18"/>
                                <w:szCs w:val="18"/>
                              </w:rPr>
                            </w:pPr>
                            <w:r w:rsidRPr="0015783D">
                              <w:rPr>
                                <w:b/>
                                <w:bCs/>
                                <w:sz w:val="18"/>
                                <w:szCs w:val="18"/>
                              </w:rPr>
                              <w:t xml:space="preserve">Figure 3. </w:t>
                            </w:r>
                            <w:ins w:id="22" w:author="Ulf Liebal" w:date="2022-05-13T15:35:00Z">
                              <w:r w:rsidR="00D4005F" w:rsidRPr="0015783D">
                                <w:rPr>
                                  <w:sz w:val="18"/>
                                  <w:szCs w:val="18"/>
                                </w:rPr>
                                <w:t xml:space="preserve">Growth characteristics of </w:t>
                              </w:r>
                              <w:r w:rsidR="00D4005F" w:rsidRPr="0015783D">
                                <w:rPr>
                                  <w:i/>
                                  <w:iCs/>
                                  <w:sz w:val="18"/>
                                  <w:szCs w:val="18"/>
                                </w:rPr>
                                <w:t>U. maydis</w:t>
                              </w:r>
                              <w:r w:rsidR="00D4005F" w:rsidRPr="0015783D">
                                <w:rPr>
                                  <w:sz w:val="18"/>
                                  <w:szCs w:val="18"/>
                                </w:rPr>
                                <w:t xml:space="preserve"> glucose batch cultures </w:t>
                              </w:r>
                              <w:r w:rsidR="00D4005F">
                                <w:rPr>
                                  <w:sz w:val="18"/>
                                  <w:szCs w:val="18"/>
                                </w:rPr>
                                <w:t xml:space="preserve">from Table 3 </w:t>
                              </w:r>
                              <w:r w:rsidR="00D4005F" w:rsidRPr="0015783D">
                                <w:rPr>
                                  <w:sz w:val="18"/>
                                  <w:szCs w:val="18"/>
                                </w:rPr>
                                <w:t xml:space="preserve">and similarity to iUma22 predictions. A) </w:t>
                              </w:r>
                              <w:r w:rsidR="00D4005F">
                                <w:rPr>
                                  <w:sz w:val="18"/>
                                  <w:szCs w:val="18"/>
                                </w:rPr>
                                <w:t>Seven</w:t>
                              </w:r>
                              <w:r w:rsidR="00D4005F" w:rsidRPr="0015783D">
                                <w:rPr>
                                  <w:sz w:val="18"/>
                                  <w:szCs w:val="18"/>
                                </w:rPr>
                                <w:t xml:space="preserve"> batch experiments on glucose were analyzed</w:t>
                              </w:r>
                              <w:r w:rsidR="00D4005F">
                                <w:rPr>
                                  <w:sz w:val="18"/>
                                  <w:szCs w:val="18"/>
                                </w:rPr>
                                <w:t xml:space="preserve"> to extract growth- and glucose-</w:t>
                              </w:r>
                              <w:r w:rsidR="00D4005F" w:rsidRPr="0015783D">
                                <w:rPr>
                                  <w:sz w:val="18"/>
                                  <w:szCs w:val="18"/>
                                </w:rPr>
                                <w:t xml:space="preserve">uptake rates. The </w:t>
                              </w:r>
                              <w:r w:rsidR="00D4005F">
                                <w:rPr>
                                  <w:sz w:val="18"/>
                                  <w:szCs w:val="18"/>
                                </w:rPr>
                                <w:t>linear least-squares correlation</w:t>
                              </w:r>
                              <w:r w:rsidR="00D4005F" w:rsidRPr="0015783D">
                                <w:rPr>
                                  <w:sz w:val="18"/>
                                  <w:szCs w:val="18"/>
                                </w:rPr>
                                <w:t xml:space="preserve"> provides the biomass yield on glucose </w:t>
                              </w:r>
                              <w:r w:rsidR="00D4005F">
                                <w:rPr>
                                  <w:sz w:val="18"/>
                                  <w:szCs w:val="18"/>
                                </w:rPr>
                                <w:t>with 0.47</w:t>
                              </w:r>
                              <w:r w:rsidR="00D4005F" w:rsidRPr="00B60AF2">
                                <w:rPr>
                                  <w:sz w:val="18"/>
                                  <w:szCs w:val="18"/>
                                </w:rPr>
                                <w:t>+/-</w:t>
                              </w:r>
                              <w:r w:rsidR="00D4005F" w:rsidRPr="0015783D">
                                <w:rPr>
                                  <w:sz w:val="18"/>
                                  <w:szCs w:val="18"/>
                                </w:rPr>
                                <w:t>0.03 g</w:t>
                              </w:r>
                              <w:r w:rsidR="00D4005F" w:rsidRPr="00CB0D8E">
                                <w:rPr>
                                  <w:sz w:val="18"/>
                                  <w:szCs w:val="18"/>
                                  <w:vertAlign w:val="subscript"/>
                                </w:rPr>
                                <w:t>CDW</w:t>
                              </w:r>
                              <w:r w:rsidR="00D4005F" w:rsidRPr="0015783D">
                                <w:rPr>
                                  <w:sz w:val="18"/>
                                  <w:szCs w:val="18"/>
                                </w:rPr>
                                <w:t>/g</w:t>
                              </w:r>
                              <w:r w:rsidR="00D4005F" w:rsidRPr="0015783D">
                                <w:rPr>
                                  <w:sz w:val="18"/>
                                  <w:szCs w:val="18"/>
                                  <w:vertAlign w:val="subscript"/>
                                </w:rPr>
                                <w:t>glc</w:t>
                              </w:r>
                              <w:r w:rsidR="00D4005F" w:rsidRPr="0015783D">
                                <w:rPr>
                                  <w:sz w:val="18"/>
                                  <w:szCs w:val="18"/>
                                </w:rPr>
                                <w:t>, the interception of the x-axis provides the glucose maintenance uptake rate with 0.2</w:t>
                              </w:r>
                              <w:r w:rsidR="00D4005F" w:rsidRPr="00B60AF2">
                                <w:rPr>
                                  <w:sz w:val="18"/>
                                  <w:szCs w:val="18"/>
                                </w:rPr>
                                <w:t>+/-</w:t>
                              </w:r>
                              <w:r w:rsidR="00D4005F" w:rsidRPr="0015783D">
                                <w:rPr>
                                  <w:sz w:val="18"/>
                                  <w:szCs w:val="18"/>
                                </w:rPr>
                                <w:t>0.01 mmol/g</w:t>
                              </w:r>
                              <w:r w:rsidR="00D4005F" w:rsidRPr="0015783D">
                                <w:rPr>
                                  <w:sz w:val="18"/>
                                  <w:szCs w:val="18"/>
                                  <w:vertAlign w:val="subscript"/>
                                </w:rPr>
                                <w:t>CDW</w:t>
                              </w:r>
                              <w:r w:rsidR="00D4005F" w:rsidRPr="0015783D">
                                <w:rPr>
                                  <w:sz w:val="18"/>
                                  <w:szCs w:val="18"/>
                                </w:rPr>
                                <w:t>/h.</w:t>
                              </w:r>
                              <w:r w:rsidR="00D4005F">
                                <w:rPr>
                                  <w:sz w:val="18"/>
                                  <w:szCs w:val="18"/>
                                </w:rPr>
                                <w:t xml:space="preserve"> The two inlet figures exemplify the growth rate estimation by a logistic Verhulst equation for growth (green) and linear substrate uptake (blue) for experiment ID ‘50glc’. </w:t>
                              </w:r>
                              <w:r w:rsidR="00D4005F" w:rsidRPr="0015783D">
                                <w:rPr>
                                  <w:sz w:val="18"/>
                                  <w:szCs w:val="18"/>
                                </w:rPr>
                                <w:t xml:space="preserve">B) </w:t>
                              </w:r>
                              <w:r w:rsidR="00D4005F">
                                <w:rPr>
                                  <w:sz w:val="18"/>
                                  <w:szCs w:val="18"/>
                                </w:rPr>
                                <w:t>Glucose-uptake rate as a function of the initial glucose level indicating an inverse correlation</w:t>
                              </w:r>
                              <w:r w:rsidR="00D4005F" w:rsidRPr="0015783D">
                                <w:rPr>
                                  <w:sz w:val="18"/>
                                  <w:szCs w:val="18"/>
                                </w:rPr>
                                <w:t xml:space="preserve">. C) </w:t>
                              </w:r>
                              <w:r w:rsidR="00D4005F">
                                <w:rPr>
                                  <w:sz w:val="18"/>
                                  <w:szCs w:val="18"/>
                                </w:rPr>
                                <w:t>Simulated and experimental growth rates, optimal predictions represented by the black line.</w:t>
                              </w:r>
                              <w:r w:rsidR="00D4005F" w:rsidRPr="0015783D">
                                <w:rPr>
                                  <w:sz w:val="18"/>
                                  <w:szCs w:val="18"/>
                                </w:rPr>
                                <w:t xml:space="preserve"> </w:t>
                              </w:r>
                              <w:r w:rsidR="00D4005F">
                                <w:rPr>
                                  <w:sz w:val="18"/>
                                  <w:szCs w:val="18"/>
                                </w:rPr>
                                <w:t>The individual growth rate data is provided in the Supplements.</w:t>
                              </w:r>
                            </w:ins>
                          </w:p>
                        </w:tc>
                      </w:tr>
                      <w:bookmarkEnd w:id="21"/>
                    </w:tbl>
                    <w:p w14:paraId="386F2A96" w14:textId="31E2AEA4" w:rsidR="00A153E8" w:rsidRDefault="00A153E8"/>
                  </w:txbxContent>
                </v:textbox>
                <w10:wrap type="square" anchorx="margin" anchory="margin"/>
                <w10:anchorlock/>
              </v:shape>
            </w:pict>
          </mc:Fallback>
        </mc:AlternateContent>
      </w:r>
      <w:r w:rsidR="58FE1DAF">
        <w:t xml:space="preserve">3.4. </w:t>
      </w:r>
      <w:r w:rsidR="58FE1DAF" w:rsidRPr="002A56B1">
        <w:rPr>
          <w:i w:val="0"/>
        </w:rPr>
        <w:t>U. maydis</w:t>
      </w:r>
      <w:r w:rsidR="58FE1DAF">
        <w:t xml:space="preserve"> Pan-Genome comparison</w:t>
      </w:r>
    </w:p>
    <w:p w14:paraId="1C800D35" w14:textId="21E0AC5E" w:rsidR="58FE1DAF" w:rsidRDefault="408381A9" w:rsidP="58FE1DAF">
      <w:pPr>
        <w:pStyle w:val="MDPI31text"/>
      </w:pPr>
      <w:r>
        <w:t xml:space="preserve">We used the available sequenced </w:t>
      </w:r>
      <w:r w:rsidRPr="408381A9">
        <w:rPr>
          <w:i/>
          <w:iCs/>
        </w:rPr>
        <w:t>U. maydis</w:t>
      </w:r>
      <w:r>
        <w:t xml:space="preserve"> strains </w:t>
      </w:r>
      <w:r w:rsidR="18A244DA">
        <w:fldChar w:fldCharType="begin" w:fldLock="1"/>
      </w:r>
      <w:r w:rsidR="006F7DD3">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[18]"},"properties":{"noteIndex":0},"schema":"https://github.com/citation-style-language/schema/raw/master/csl-citation.json"}</w:instrText>
      </w:r>
      <w:r w:rsidR="18A244DA">
        <w:fldChar w:fldCharType="separate"/>
      </w:r>
      <w:r w:rsidR="00D624BC" w:rsidRPr="00D624BC">
        <w:rPr>
          <w:noProof/>
        </w:rPr>
        <w:t>[18]</w:t>
      </w:r>
      <w:r w:rsidR="18A244DA">
        <w:fldChar w:fldCharType="end"/>
      </w:r>
      <w:r>
        <w:t xml:space="preserve"> to compare the enzymatic gene inventory among strains and regarding iUma22. A pan-genome of </w:t>
      </w:r>
      <w:r w:rsidRPr="002D11C6">
        <w:t>strains 198, 482, 485 and 512</w:t>
      </w:r>
      <w:r>
        <w:t xml:space="preserve"> was constructed by means of EDGAR 3.0 resulting in 7838 coding genes of which 1458 are annotated with an E.C. number. We explored how many genes are shared among all strains and used strain 512 as a reference to identify unique enzyme coding genes and the proportion of shared genes to other strains (Figure 4A). The overwhelming number of genes is shared among all strains (‘all strains’ in Figure 4A), strain 512 has a number of unique enzyme coding genes are more likely shared with other strains because genes with more selective distributions (shared among 3 strains to 1 other strain), are getting less frequent (see also Figure 5 in Ullmann et al., 2022). We then evaluated how the genetic composition of iUma22 differed with respect to the </w:t>
      </w:r>
      <w:r w:rsidRPr="408381A9">
        <w:rPr>
          <w:i/>
          <w:iCs/>
        </w:rPr>
        <w:t>U. maydis</w:t>
      </w:r>
      <w:r>
        <w:t xml:space="preserve"> pan-genome of E.C. annotated genes (Figure 4B). Table 4 shows the top five pathways with the most enzyme annotations for iUma22 unique genes, shared genes and pan-genome unique genes with E.C. numbers. The majority of iUma22 unique genes belong to oxidative phosphorylation, the unique genes in the strain pan-genome belong to diverse central carbon metabolic pathways (Table 4). Particularly noteworthy is the inositol phosphate pathway (Figure 4C), not only because of the highest number of pan-genome unique metabolic capacity but also because inositol was a growth supporting substrate of the B</w:t>
      </w:r>
      <w:r w:rsidR="001D3879">
        <w:t>IOLOG</w:t>
      </w:r>
      <w:r>
        <w:t xml:space="preserve"> which was manually added to the model.</w:t>
      </w:r>
    </w:p>
    <w:p w14:paraId="3EFB4F85" w14:textId="77777777" w:rsidR="0015783D" w:rsidRDefault="0015783D" w:rsidP="58FE1DAF">
      <w:pPr>
        <w:pStyle w:val="MDPI31text"/>
      </w:pPr>
    </w:p>
    <w:p w14:paraId="3471DB88" w14:textId="77777777" w:rsidR="0015783D" w:rsidRDefault="0015783D" w:rsidP="007F0A8F">
      <w:pPr>
        <w:pStyle w:val="MDPI41tablecaption"/>
      </w:pPr>
    </w:p>
    <w:p w14:paraId="3E99BD6C" w14:textId="77777777" w:rsidR="0015783D" w:rsidRDefault="0015783D" w:rsidP="007F0A8F">
      <w:pPr>
        <w:pStyle w:val="MDPI41tablecaption"/>
        <w:rPr>
          <w:b/>
          <w:bCs/>
        </w:rPr>
      </w:pPr>
    </w:p>
    <w:p w14:paraId="62CBDE00" w14:textId="2626E14B" w:rsidR="007F0A8F" w:rsidRDefault="408381A9" w:rsidP="007F0A8F">
      <w:pPr>
        <w:pStyle w:val="MDPI41tablecaption"/>
      </w:pPr>
      <w:r w:rsidRPr="408381A9">
        <w:rPr>
          <w:b/>
          <w:bCs/>
        </w:rPr>
        <w:lastRenderedPageBreak/>
        <w:t>Table 4.</w:t>
      </w:r>
      <w:r>
        <w:t xml:space="preserve"> Top five metabolic pathways with the highest number of missing genes in iUma22 compared to the strain Pan genome. The annotation is based on KAAS considering only KEGG pathways</w:t>
      </w:r>
      <w:r w:rsidR="00774C23">
        <w:t xml:space="preserve"> (KAAS output</w:t>
      </w:r>
      <w:r w:rsidR="00C35EF6">
        <w:t>s</w:t>
      </w:r>
      <w:r w:rsidR="00774C23">
        <w:t xml:space="preserve"> </w:t>
      </w:r>
      <w:r w:rsidR="00C35EF6">
        <w:t xml:space="preserve">for iUma22-Unique, Shared and Pan-Unique </w:t>
      </w:r>
      <w:r w:rsidR="00774C23">
        <w:t xml:space="preserve">provided as </w:t>
      </w:r>
      <w:r w:rsidR="00C35EF6">
        <w:t>Supplement</w:t>
      </w:r>
      <w:r w:rsidR="00B3721C">
        <w:t>s</w:t>
      </w:r>
      <w:r w:rsidR="00774C23">
        <w:t>)</w:t>
      </w:r>
      <w:r>
        <w:t>.</w:t>
      </w:r>
    </w:p>
    <w:tbl>
      <w:tblPr>
        <w:tblW w:w="7860" w:type="dxa"/>
        <w:tblInd w:w="2608" w:type="dxa"/>
        <w:tblBorders>
          <w:top w:val="single" w:sz="8" w:space="0" w:color="auto"/>
          <w:bottom w:val="single" w:sz="8" w:space="0" w:color="auto"/>
        </w:tblBorders>
        <w:tblLook w:val="04A0" w:firstRow="1" w:lastRow="0" w:firstColumn="1" w:lastColumn="0" w:noHBand="0" w:noVBand="1"/>
      </w:tblPr>
      <w:tblGrid>
        <w:gridCol w:w="2665"/>
        <w:gridCol w:w="2665"/>
        <w:gridCol w:w="2530"/>
      </w:tblGrid>
      <w:tr w:rsidR="007F0A8F" w14:paraId="43B05747" w14:textId="77777777" w:rsidTr="16119E70">
        <w:tc>
          <w:tcPr>
            <w:tcW w:w="2665" w:type="dxa"/>
            <w:tcBorders>
              <w:bottom w:val="single" w:sz="4" w:space="0" w:color="auto"/>
            </w:tcBorders>
            <w:shd w:val="clear" w:color="auto" w:fill="auto"/>
            <w:vAlign w:val="center"/>
          </w:tcPr>
          <w:p w14:paraId="42108768" w14:textId="1136ED47" w:rsidR="007F0A8F" w:rsidRDefault="00C35EF6" w:rsidP="00CF29ED">
            <w:pPr>
              <w:pStyle w:val="MDPI42tablebody"/>
              <w:spacing w:line="240" w:lineRule="auto"/>
              <w:rPr>
                <w:b/>
                <w:bCs/>
                <w:color w:val="000000" w:themeColor="text1"/>
                <w:sz w:val="18"/>
                <w:szCs w:val="18"/>
              </w:rPr>
            </w:pPr>
            <w:r>
              <w:rPr>
                <w:b/>
                <w:bCs/>
                <w:color w:val="000000" w:themeColor="text1"/>
                <w:sz w:val="18"/>
                <w:szCs w:val="18"/>
              </w:rPr>
              <w:t>i</w:t>
            </w:r>
            <w:r w:rsidR="007F0A8F" w:rsidRPr="18A244DA">
              <w:rPr>
                <w:b/>
                <w:bCs/>
                <w:color w:val="000000" w:themeColor="text1"/>
                <w:sz w:val="18"/>
                <w:szCs w:val="18"/>
              </w:rPr>
              <w:t>Uma22-Unique</w:t>
            </w:r>
          </w:p>
        </w:tc>
        <w:tc>
          <w:tcPr>
            <w:tcW w:w="2665" w:type="dxa"/>
            <w:tcBorders>
              <w:bottom w:val="single" w:sz="4" w:space="0" w:color="auto"/>
            </w:tcBorders>
            <w:shd w:val="clear" w:color="auto" w:fill="auto"/>
            <w:vAlign w:val="center"/>
          </w:tcPr>
          <w:p w14:paraId="0F277FB8" w14:textId="77777777" w:rsidR="007F0A8F" w:rsidRDefault="007F0A8F" w:rsidP="00CF29ED">
            <w:pPr>
              <w:pStyle w:val="MDPI42tablebody"/>
              <w:spacing w:line="240" w:lineRule="auto"/>
              <w:rPr>
                <w:b/>
                <w:bCs/>
                <w:color w:val="000000" w:themeColor="text1"/>
                <w:sz w:val="18"/>
                <w:szCs w:val="18"/>
              </w:rPr>
            </w:pPr>
            <w:r w:rsidRPr="18A244DA">
              <w:rPr>
                <w:b/>
                <w:bCs/>
                <w:color w:val="000000" w:themeColor="text1"/>
                <w:sz w:val="18"/>
                <w:szCs w:val="18"/>
              </w:rPr>
              <w:t>Shared</w:t>
            </w:r>
          </w:p>
        </w:tc>
        <w:tc>
          <w:tcPr>
            <w:tcW w:w="2530" w:type="dxa"/>
            <w:tcBorders>
              <w:bottom w:val="single" w:sz="4" w:space="0" w:color="auto"/>
            </w:tcBorders>
            <w:shd w:val="clear" w:color="auto" w:fill="auto"/>
            <w:vAlign w:val="center"/>
          </w:tcPr>
          <w:p w14:paraId="795B6EA3" w14:textId="23D82F98" w:rsidR="007F0A8F" w:rsidRDefault="16119E70" w:rsidP="00CF29ED">
            <w:pPr>
              <w:pStyle w:val="MDPI42tablebody"/>
              <w:spacing w:line="240" w:lineRule="auto"/>
              <w:rPr>
                <w:b/>
                <w:bCs/>
                <w:color w:val="000000" w:themeColor="text1"/>
                <w:sz w:val="18"/>
                <w:szCs w:val="18"/>
              </w:rPr>
            </w:pPr>
            <w:r w:rsidRPr="16119E70">
              <w:rPr>
                <w:b/>
                <w:bCs/>
                <w:sz w:val="18"/>
                <w:szCs w:val="18"/>
              </w:rPr>
              <w:t>Pan-Unique</w:t>
            </w:r>
          </w:p>
        </w:tc>
      </w:tr>
      <w:tr w:rsidR="007F0A8F" w14:paraId="57B98C7A" w14:textId="77777777" w:rsidTr="16119E70">
        <w:tc>
          <w:tcPr>
            <w:tcW w:w="2665" w:type="dxa"/>
            <w:shd w:val="clear" w:color="auto" w:fill="auto"/>
            <w:vAlign w:val="center"/>
          </w:tcPr>
          <w:p w14:paraId="5F112691"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Oxidative phosphor. (42)</w:t>
            </w:r>
          </w:p>
        </w:tc>
        <w:tc>
          <w:tcPr>
            <w:tcW w:w="2665" w:type="dxa"/>
            <w:shd w:val="clear" w:color="auto" w:fill="auto"/>
            <w:vAlign w:val="center"/>
          </w:tcPr>
          <w:p w14:paraId="30017878"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Purine (29)</w:t>
            </w:r>
          </w:p>
        </w:tc>
        <w:tc>
          <w:tcPr>
            <w:tcW w:w="2530" w:type="dxa"/>
            <w:shd w:val="clear" w:color="auto" w:fill="auto"/>
            <w:vAlign w:val="center"/>
          </w:tcPr>
          <w:p w14:paraId="43776DBC" w14:textId="77777777" w:rsidR="007F0A8F" w:rsidRDefault="007F0A8F" w:rsidP="00CF29ED">
            <w:pPr>
              <w:pStyle w:val="MDPI42tablebody"/>
              <w:spacing w:line="240" w:lineRule="auto"/>
              <w:rPr>
                <w:color w:val="000000" w:themeColor="text1"/>
                <w:sz w:val="18"/>
                <w:szCs w:val="18"/>
              </w:rPr>
            </w:pPr>
            <w:r w:rsidRPr="18A244DA">
              <w:rPr>
                <w:sz w:val="18"/>
                <w:szCs w:val="18"/>
              </w:rPr>
              <w:t>Inositol phosphate (20)</w:t>
            </w:r>
          </w:p>
        </w:tc>
      </w:tr>
      <w:tr w:rsidR="007F0A8F" w14:paraId="3954D465" w14:textId="77777777" w:rsidTr="16119E70">
        <w:tc>
          <w:tcPr>
            <w:tcW w:w="2665" w:type="dxa"/>
            <w:shd w:val="clear" w:color="auto" w:fill="auto"/>
            <w:vAlign w:val="center"/>
          </w:tcPr>
          <w:p w14:paraId="044F1398"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TCA cycle (2)</w:t>
            </w:r>
          </w:p>
        </w:tc>
        <w:tc>
          <w:tcPr>
            <w:tcW w:w="2665" w:type="dxa"/>
            <w:shd w:val="clear" w:color="auto" w:fill="auto"/>
            <w:vAlign w:val="center"/>
          </w:tcPr>
          <w:p w14:paraId="68AF5794"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Pyruvate metabolism (27)</w:t>
            </w:r>
          </w:p>
        </w:tc>
        <w:tc>
          <w:tcPr>
            <w:tcW w:w="2530" w:type="dxa"/>
            <w:shd w:val="clear" w:color="auto" w:fill="auto"/>
            <w:vAlign w:val="center"/>
          </w:tcPr>
          <w:p w14:paraId="29BFACCC" w14:textId="77777777" w:rsidR="007F0A8F" w:rsidRDefault="007F0A8F" w:rsidP="00CF29ED">
            <w:pPr>
              <w:pStyle w:val="MDPI42tablebody"/>
              <w:spacing w:line="240" w:lineRule="auto"/>
              <w:rPr>
                <w:color w:val="000000" w:themeColor="text1"/>
                <w:sz w:val="18"/>
                <w:szCs w:val="18"/>
              </w:rPr>
            </w:pPr>
            <w:r w:rsidRPr="18A244DA">
              <w:rPr>
                <w:sz w:val="18"/>
                <w:szCs w:val="18"/>
              </w:rPr>
              <w:t>Purine (12)</w:t>
            </w:r>
          </w:p>
        </w:tc>
      </w:tr>
      <w:tr w:rsidR="007F0A8F" w14:paraId="15DCDDC8" w14:textId="77777777" w:rsidTr="16119E70">
        <w:tc>
          <w:tcPr>
            <w:tcW w:w="2665" w:type="dxa"/>
            <w:shd w:val="clear" w:color="auto" w:fill="auto"/>
            <w:vAlign w:val="center"/>
          </w:tcPr>
          <w:p w14:paraId="0664E8B5"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C5-branched metabolism (1)</w:t>
            </w:r>
          </w:p>
        </w:tc>
        <w:tc>
          <w:tcPr>
            <w:tcW w:w="2665" w:type="dxa"/>
            <w:shd w:val="clear" w:color="auto" w:fill="auto"/>
            <w:vAlign w:val="center"/>
          </w:tcPr>
          <w:p w14:paraId="68401C34"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Glycolysis (25)</w:t>
            </w:r>
          </w:p>
        </w:tc>
        <w:tc>
          <w:tcPr>
            <w:tcW w:w="2530" w:type="dxa"/>
            <w:shd w:val="clear" w:color="auto" w:fill="auto"/>
            <w:vAlign w:val="center"/>
          </w:tcPr>
          <w:p w14:paraId="7E86D66C" w14:textId="77777777" w:rsidR="007F0A8F" w:rsidRDefault="007F0A8F" w:rsidP="00CF29ED">
            <w:pPr>
              <w:pStyle w:val="MDPI42tablebody"/>
              <w:spacing w:line="240" w:lineRule="auto"/>
              <w:rPr>
                <w:color w:val="000000" w:themeColor="text1"/>
                <w:sz w:val="18"/>
                <w:szCs w:val="18"/>
              </w:rPr>
            </w:pPr>
            <w:r w:rsidRPr="18A244DA">
              <w:rPr>
                <w:sz w:val="18"/>
                <w:szCs w:val="18"/>
              </w:rPr>
              <w:t>N-Glycan biosynth. (11)</w:t>
            </w:r>
          </w:p>
        </w:tc>
      </w:tr>
      <w:tr w:rsidR="007F0A8F" w14:paraId="6083036B" w14:textId="77777777" w:rsidTr="16119E70">
        <w:tc>
          <w:tcPr>
            <w:tcW w:w="2665" w:type="dxa"/>
            <w:shd w:val="clear" w:color="auto" w:fill="auto"/>
            <w:vAlign w:val="center"/>
          </w:tcPr>
          <w:p w14:paraId="5534EE8A"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Nitrogen metabolism (1)</w:t>
            </w:r>
          </w:p>
        </w:tc>
        <w:tc>
          <w:tcPr>
            <w:tcW w:w="2665" w:type="dxa"/>
            <w:shd w:val="clear" w:color="auto" w:fill="auto"/>
            <w:vAlign w:val="center"/>
          </w:tcPr>
          <w:p w14:paraId="6AAFF667"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Gly, Ser, Thr metab. (24)</w:t>
            </w:r>
          </w:p>
        </w:tc>
        <w:tc>
          <w:tcPr>
            <w:tcW w:w="2530" w:type="dxa"/>
            <w:shd w:val="clear" w:color="auto" w:fill="auto"/>
            <w:vAlign w:val="center"/>
          </w:tcPr>
          <w:p w14:paraId="7B8CB830"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(GPI)-anchor biosynth. (11)</w:t>
            </w:r>
          </w:p>
        </w:tc>
      </w:tr>
      <w:tr w:rsidR="007F0A8F" w14:paraId="648A5609" w14:textId="77777777" w:rsidTr="16119E70">
        <w:tc>
          <w:tcPr>
            <w:tcW w:w="2665" w:type="dxa"/>
            <w:shd w:val="clear" w:color="auto" w:fill="auto"/>
            <w:vAlign w:val="center"/>
          </w:tcPr>
          <w:p w14:paraId="1D2714FD"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Starch and sucrose (1)</w:t>
            </w:r>
          </w:p>
        </w:tc>
        <w:tc>
          <w:tcPr>
            <w:tcW w:w="2665" w:type="dxa"/>
            <w:shd w:val="clear" w:color="auto" w:fill="auto"/>
            <w:vAlign w:val="center"/>
          </w:tcPr>
          <w:p w14:paraId="7F5CDDB6"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Val, Leu, Iso metab. (24)</w:t>
            </w:r>
          </w:p>
        </w:tc>
        <w:tc>
          <w:tcPr>
            <w:tcW w:w="2530" w:type="dxa"/>
            <w:shd w:val="clear" w:color="auto" w:fill="auto"/>
            <w:vAlign w:val="center"/>
          </w:tcPr>
          <w:p w14:paraId="28B28AFA"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Starch and sucrose (10)</w:t>
            </w:r>
          </w:p>
        </w:tc>
      </w:tr>
    </w:tbl>
    <w:p w14:paraId="2A138078" w14:textId="77777777" w:rsidR="007F0A8F" w:rsidRDefault="007F0A8F" w:rsidP="007F0A8F">
      <w:pPr>
        <w:pStyle w:val="MDPI43tablefooter"/>
        <w:spacing w:before="240"/>
        <w:ind w:left="0"/>
      </w:pPr>
    </w:p>
    <w:p w14:paraId="7D0D5B06" w14:textId="77777777" w:rsidR="007F0A8F" w:rsidRDefault="007F0A8F" w:rsidP="58FE1DAF">
      <w:pPr>
        <w:pStyle w:val="MDPI31text"/>
      </w:pP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8"/>
      </w:tblGrid>
      <w:tr w:rsidR="007303F0" w14:paraId="24557718" w14:textId="77777777" w:rsidTr="007303F0">
        <w:tc>
          <w:tcPr>
            <w:tcW w:w="10456" w:type="dxa"/>
          </w:tcPr>
          <w:p w14:paraId="40CD702E" w14:textId="3A3B41DF" w:rsidR="007303F0" w:rsidRDefault="007303F0" w:rsidP="58FE1DAF">
            <w:pPr>
              <w:pStyle w:val="MDPI31text"/>
              <w:ind w:left="0" w:firstLine="0"/>
            </w:pPr>
            <w:r>
              <w:rPr>
                <w:noProof/>
                <w:lang w:val="de-DE" w:bidi="ar-SA"/>
              </w:rPr>
              <w:drawing>
                <wp:inline distT="0" distB="0" distL="0" distR="0" wp14:anchorId="0E5AD9D6" wp14:editId="4E63A7B4">
                  <wp:extent cx="4362450" cy="4572000"/>
                  <wp:effectExtent l="0" t="0" r="0" b="0"/>
                  <wp:docPr id="387281369" name="Picture 38728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362450" cy="4572000"/>
                          </a:xfrm>
                          <a:prstGeom prst="rect">
                            <a:avLst/>
                          </a:prstGeom>
                        </pic:spPr>
                      </pic:pic>
                    </a:graphicData>
                  </a:graphic>
                </wp:inline>
              </w:drawing>
            </w:r>
          </w:p>
        </w:tc>
      </w:tr>
      <w:tr w:rsidR="007303F0" w14:paraId="47149A1E" w14:textId="77777777" w:rsidTr="00C35EF6">
        <w:trPr>
          <w:trHeight w:val="1582"/>
        </w:trPr>
        <w:tc>
          <w:tcPr>
            <w:tcW w:w="10456" w:type="dxa"/>
          </w:tcPr>
          <w:p w14:paraId="7DC69A26" w14:textId="6CE5AA17" w:rsidR="007303F0" w:rsidRDefault="0015783D" w:rsidP="00B3721C">
            <w:pPr>
              <w:pStyle w:val="MDPI51figurecaption"/>
              <w:ind w:left="0"/>
            </w:pPr>
            <w:r>
              <w:rPr>
                <w:b/>
                <w:bCs/>
              </w:rPr>
              <w:t>Figure 4</w:t>
            </w:r>
            <w:r w:rsidR="007303F0" w:rsidRPr="1A254BD0">
              <w:rPr>
                <w:b/>
                <w:bCs/>
              </w:rPr>
              <w:t xml:space="preserve">. </w:t>
            </w:r>
            <w:r w:rsidR="007303F0">
              <w:t xml:space="preserve">Comparison of enzymes in </w:t>
            </w:r>
            <w:r w:rsidR="007303F0" w:rsidRPr="1A254BD0">
              <w:rPr>
                <w:i/>
                <w:iCs/>
              </w:rPr>
              <w:t xml:space="preserve">U. maydis </w:t>
            </w:r>
            <w:r w:rsidR="007303F0">
              <w:t xml:space="preserve">strain pan-genome and iUma22. A) E.C. annotated genes in strain 512 that are unique to 512 or shared with the other strains. B) Coverage of the genes in iUma22 of E.C. annotated genes in the pan-genome identified by KAAS. </w:t>
            </w:r>
            <w:r w:rsidR="00A06A4C">
              <w:t xml:space="preserve">Table 4 show the top five pathways with most association for iUma22 unique, pan-genome unique and their intersection. </w:t>
            </w:r>
            <w:r w:rsidR="007303F0">
              <w:t>C) The inositol phosphate metabolism contains with 20 genes the highest level of missing genes in iUma22</w:t>
            </w:r>
            <w:r w:rsidR="00C35EF6">
              <w:t xml:space="preserve"> (Supplement</w:t>
            </w:r>
            <w:r w:rsidR="00B3721C">
              <w:t>s</w:t>
            </w:r>
            <w:r w:rsidR="00C35EF6">
              <w:t>)</w:t>
            </w:r>
            <w:r w:rsidR="007303F0">
              <w:t>.</w:t>
            </w:r>
          </w:p>
        </w:tc>
      </w:tr>
    </w:tbl>
    <w:p w14:paraId="04A431B3" w14:textId="2BCB3531" w:rsidR="00C34A11" w:rsidRPr="00325902" w:rsidRDefault="37C9F688" w:rsidP="37C9F688">
      <w:pPr>
        <w:pStyle w:val="MDPI21heading1"/>
        <w:rPr>
          <w:i/>
          <w:iCs/>
          <w:color w:val="000000" w:themeColor="text1"/>
        </w:rPr>
      </w:pPr>
      <w:r>
        <w:t>5. Conclusions</w:t>
      </w:r>
    </w:p>
    <w:p w14:paraId="04A431B4" w14:textId="0D8AEEE4" w:rsidR="00C34A11" w:rsidRDefault="408381A9" w:rsidP="004C7791">
      <w:pPr>
        <w:pStyle w:val="MDPI31text"/>
      </w:pPr>
      <w:r>
        <w:t xml:space="preserve">Here, we present iUma22, a genome scale metabolic model of </w:t>
      </w:r>
      <w:r w:rsidRPr="408381A9">
        <w:rPr>
          <w:i/>
          <w:iCs/>
        </w:rPr>
        <w:t>U. maydis,</w:t>
      </w:r>
      <w:r>
        <w:t xml:space="preserve"> which correctly simulates a large number of substrate phenotypes as well as glucose-based growth rates. </w:t>
      </w:r>
      <w:r w:rsidR="001339F2">
        <w:t xml:space="preserve">The </w:t>
      </w:r>
      <w:del w:id="23" w:author="Ulf Liebal" w:date="2022-05-13T15:46:00Z">
        <w:r w:rsidR="001339F2" w:rsidDel="006F7DD3">
          <w:delText>pronounced metaboli</w:delText>
        </w:r>
        <w:r w:rsidR="00AA2B61" w:rsidDel="006F7DD3">
          <w:delText>c reconfiguration at high glucose uptake rates</w:delText>
        </w:r>
        <w:r w:rsidR="001339F2" w:rsidDel="006F7DD3">
          <w:delText xml:space="preserve"> </w:delText>
        </w:r>
        <w:r w:rsidR="009032E6" w:rsidDel="006F7DD3">
          <w:delText xml:space="preserve">and the </w:delText>
        </w:r>
      </w:del>
      <w:r w:rsidR="009032E6">
        <w:t xml:space="preserve">decrease of glucose uptake at high concentrations </w:t>
      </w:r>
      <w:r w:rsidR="001339F2">
        <w:t xml:space="preserve">indicates potential for biotechnological </w:t>
      </w:r>
      <w:r w:rsidR="001339F2">
        <w:lastRenderedPageBreak/>
        <w:t xml:space="preserve">optimization. </w:t>
      </w:r>
      <w:r>
        <w:t>The model can be</w:t>
      </w:r>
      <w:r w:rsidR="001339F2">
        <w:t xml:space="preserve"> further</w:t>
      </w:r>
      <w:r>
        <w:t xml:space="preserve"> used to identify biotechnological potential of metabolite over-production and to optimize metabolic engineering strategies. It can also be used to study metabolic shifts in different life cycles of the fungus during plant infection. While the reconstruction was performed based on model strain 521, the genome sequencing of additional </w:t>
      </w:r>
      <w:r w:rsidRPr="002A56B1">
        <w:rPr>
          <w:i/>
          <w:iCs/>
        </w:rPr>
        <w:t>U. maydis</w:t>
      </w:r>
      <w:r>
        <w:t xml:space="preserve"> strains provided insight to additional metabolic pathways, which could be used to generate a pan-genome scale metabolic model of </w:t>
      </w:r>
      <w:r w:rsidRPr="408381A9">
        <w:rPr>
          <w:i/>
          <w:iCs/>
        </w:rPr>
        <w:t>U. maydis</w:t>
      </w:r>
      <w:r>
        <w:t>.</w:t>
      </w:r>
    </w:p>
    <w:p w14:paraId="04A431B7" w14:textId="7FC53EE4" w:rsidR="00C34A11" w:rsidRDefault="00C34A11" w:rsidP="00264842">
      <w:pPr>
        <w:pStyle w:val="MDPI62BackMatter"/>
        <w:spacing w:before="240"/>
      </w:pPr>
      <w:r w:rsidRPr="00FA04F1">
        <w:rPr>
          <w:b/>
        </w:rPr>
        <w:t>Supplementary Materials:</w:t>
      </w:r>
      <w:r w:rsidRPr="00FA04F1">
        <w:t xml:space="preserve"> </w:t>
      </w:r>
    </w:p>
    <w:p w14:paraId="109218F1" w14:textId="77777777" w:rsidR="00E53ECB" w:rsidRDefault="00E53ECB" w:rsidP="002E4579">
      <w:pPr>
        <w:pStyle w:val="MDPI62BackMatter"/>
        <w:spacing w:after="0"/>
      </w:pPr>
      <w:r>
        <w:t>The supplementary material is available on the GitHub page:</w:t>
      </w:r>
    </w:p>
    <w:p w14:paraId="0F18D6A4" w14:textId="1247D22C" w:rsidR="00E53ECB" w:rsidRDefault="00E53ECB" w:rsidP="002E4579">
      <w:pPr>
        <w:pStyle w:val="MDPI62BackMatter"/>
        <w:spacing w:after="0"/>
      </w:pPr>
      <w:r w:rsidRPr="00E53ECB">
        <w:t>https://github.com/iAMB-RWTH-Aachen/Ustilago_maydis-GEM</w:t>
      </w:r>
    </w:p>
    <w:p w14:paraId="4D0ABE11" w14:textId="743ACEB4" w:rsidR="002E4579" w:rsidRDefault="002E4579" w:rsidP="002E4579">
      <w:pPr>
        <w:pStyle w:val="MDPI62BackMatter"/>
        <w:spacing w:after="0"/>
      </w:pPr>
      <w:r>
        <w:t xml:space="preserve">S1: Excel file for calculations of the </w:t>
      </w:r>
      <w:r w:rsidRPr="00B3721C">
        <w:rPr>
          <w:i/>
        </w:rPr>
        <w:t>U. maydi</w:t>
      </w:r>
      <w:r>
        <w:t>s elemental composition.</w:t>
      </w:r>
    </w:p>
    <w:p w14:paraId="08D590D2" w14:textId="213C13EA" w:rsidR="002E4579" w:rsidRDefault="002E4579" w:rsidP="002E4579">
      <w:pPr>
        <w:pStyle w:val="MDPI62BackMatter"/>
        <w:spacing w:after="0"/>
      </w:pPr>
      <w:r>
        <w:t>S2: Matlab workspace file with variables and results of the optimization for the growth equation.</w:t>
      </w:r>
    </w:p>
    <w:p w14:paraId="18D4CEB4" w14:textId="08B33022" w:rsidR="002E4579" w:rsidRDefault="002E4579" w:rsidP="002E4579">
      <w:pPr>
        <w:pStyle w:val="MDPI62BackMatter"/>
        <w:spacing w:after="0"/>
      </w:pPr>
      <w:r>
        <w:t xml:space="preserve">S3: Html output of full SBML quality scan with Memote. </w:t>
      </w:r>
    </w:p>
    <w:p w14:paraId="5D4A4484" w14:textId="48BC191E" w:rsidR="002B3792" w:rsidRDefault="002B3792" w:rsidP="002E4579">
      <w:pPr>
        <w:pStyle w:val="MDPI62BackMatter"/>
        <w:spacing w:after="0"/>
      </w:pPr>
      <w:r>
        <w:t>S4: Zip file with FROG report.</w:t>
      </w:r>
    </w:p>
    <w:p w14:paraId="6C218D17" w14:textId="5418CD7C" w:rsidR="002E4579" w:rsidRDefault="002E4579" w:rsidP="002E4579">
      <w:pPr>
        <w:pStyle w:val="MDPI62BackMatter"/>
        <w:spacing w:after="0"/>
      </w:pPr>
      <w:r>
        <w:t>S</w:t>
      </w:r>
      <w:r w:rsidR="002B3792">
        <w:t>5</w:t>
      </w:r>
      <w:r>
        <w:t>: Excel file with the results of Biolog phenotype arrays PM1</w:t>
      </w:r>
      <w:r w:rsidR="00E53ECB">
        <w:t>.</w:t>
      </w:r>
    </w:p>
    <w:p w14:paraId="0B609112" w14:textId="2B16172B" w:rsidR="002E4579" w:rsidRDefault="002E4579" w:rsidP="002E4579">
      <w:pPr>
        <w:pStyle w:val="MDPI62BackMatter"/>
        <w:spacing w:after="0"/>
      </w:pPr>
      <w:r>
        <w:t>S</w:t>
      </w:r>
      <w:r w:rsidR="002B3792">
        <w:t>6</w:t>
      </w:r>
      <w:r>
        <w:t>: Excel file with the results of Biolog phenotype arrays PM2A</w:t>
      </w:r>
      <w:r w:rsidR="00E53ECB">
        <w:t>.</w:t>
      </w:r>
    </w:p>
    <w:p w14:paraId="50424E9C" w14:textId="7811C98B" w:rsidR="002B3792" w:rsidRDefault="002B3792" w:rsidP="002E4579">
      <w:pPr>
        <w:pStyle w:val="MDPI62BackMatter"/>
        <w:spacing w:after="0"/>
      </w:pPr>
      <w:r>
        <w:t>S7: Pdf with Biolog substrate overview on plates PM1 and 2A.</w:t>
      </w:r>
    </w:p>
    <w:p w14:paraId="5D6DDC05" w14:textId="4B94FD0A" w:rsidR="00392793" w:rsidRDefault="00392793" w:rsidP="002E4579">
      <w:pPr>
        <w:pStyle w:val="MDPI62BackMatter"/>
        <w:spacing w:after="0"/>
      </w:pPr>
      <w:r>
        <w:t>S8: Excel file with reactions added on the basis of the Biolog experiments</w:t>
      </w:r>
    </w:p>
    <w:p w14:paraId="5BF14F9C" w14:textId="4015A736" w:rsidR="00E53ECB" w:rsidRDefault="00E53ECB" w:rsidP="002E4579">
      <w:pPr>
        <w:pStyle w:val="MDPI62BackMatter"/>
        <w:spacing w:after="0"/>
      </w:pPr>
      <w:r>
        <w:t>S</w:t>
      </w:r>
      <w:r w:rsidR="00392793">
        <w:t>9</w:t>
      </w:r>
      <w:r>
        <w:t>: Excel file with the growth experiments.</w:t>
      </w:r>
    </w:p>
    <w:p w14:paraId="71745490" w14:textId="1B527299" w:rsidR="00E53ECB" w:rsidRDefault="00E53ECB" w:rsidP="002E4579">
      <w:pPr>
        <w:pStyle w:val="MDPI62BackMatter"/>
        <w:spacing w:after="0"/>
      </w:pPr>
      <w:r>
        <w:t>S</w:t>
      </w:r>
      <w:r w:rsidR="00392793">
        <w:t>10</w:t>
      </w:r>
      <w:r>
        <w:t xml:space="preserve">: Html output of KAAS for pathways unique to iUma22. </w:t>
      </w:r>
    </w:p>
    <w:p w14:paraId="43FEB898" w14:textId="17AA0A3E" w:rsidR="002E4579" w:rsidRDefault="00E53ECB" w:rsidP="00E53ECB">
      <w:pPr>
        <w:pStyle w:val="MDPI62BackMatter"/>
        <w:spacing w:after="0"/>
      </w:pPr>
      <w:r>
        <w:t>S</w:t>
      </w:r>
      <w:r w:rsidR="002B3792">
        <w:t>1</w:t>
      </w:r>
      <w:r w:rsidR="00392793">
        <w:t>1</w:t>
      </w:r>
      <w:r>
        <w:t>: Html output of KAAS for pathways shared among iUma22 and strain pan genome.</w:t>
      </w:r>
    </w:p>
    <w:p w14:paraId="0342DDFB" w14:textId="0172CEDC" w:rsidR="00E53ECB" w:rsidRDefault="0C83D3CB" w:rsidP="00E53ECB">
      <w:pPr>
        <w:pStyle w:val="MDPI62BackMatter"/>
        <w:spacing w:after="0"/>
      </w:pPr>
      <w:r>
        <w:t>S</w:t>
      </w:r>
      <w:r w:rsidR="002B3792">
        <w:t>1</w:t>
      </w:r>
      <w:r w:rsidR="00392793">
        <w:t>2</w:t>
      </w:r>
      <w:r>
        <w:t>: Html output of KAAS for pathways unique to strain pan genome.</w:t>
      </w:r>
    </w:p>
    <w:p w14:paraId="23D0BECF" w14:textId="28B54D20" w:rsidR="0C83D3CB" w:rsidRDefault="0C83D3CB" w:rsidP="0C83D3CB">
      <w:pPr>
        <w:pStyle w:val="MDPI62BackMatter"/>
        <w:spacing w:after="0"/>
        <w:rPr>
          <w:color w:val="000000" w:themeColor="text1"/>
          <w:szCs w:val="18"/>
        </w:rPr>
      </w:pPr>
      <w:r w:rsidRPr="0C83D3CB">
        <w:rPr>
          <w:color w:val="000000" w:themeColor="text1"/>
          <w:szCs w:val="18"/>
        </w:rPr>
        <w:t>S1</w:t>
      </w:r>
      <w:r w:rsidR="00392793">
        <w:rPr>
          <w:color w:val="000000" w:themeColor="text1"/>
          <w:szCs w:val="18"/>
        </w:rPr>
        <w:t>3</w:t>
      </w:r>
      <w:r w:rsidRPr="0C83D3CB">
        <w:rPr>
          <w:color w:val="000000" w:themeColor="text1"/>
          <w:szCs w:val="18"/>
        </w:rPr>
        <w:t>: iUma22 genome scale model SBML file.</w:t>
      </w:r>
    </w:p>
    <w:p w14:paraId="04A431B8" w14:textId="5A55464F" w:rsidR="00C34A11" w:rsidRPr="00613B31" w:rsidRDefault="408381A9" w:rsidP="002E4579">
      <w:pPr>
        <w:pStyle w:val="MDPI62BackMatter"/>
        <w:spacing w:before="120"/>
      </w:pPr>
      <w:r w:rsidRPr="408381A9">
        <w:rPr>
          <w:b/>
          <w:bCs/>
        </w:rPr>
        <w:t>Author Contributions:</w:t>
      </w:r>
      <w:r>
        <w:t xml:space="preserve"> Conceptualization, L.M.B., C.L., T.Z., and U.W.L.; methodology, C.L. and U.W.L; experiments L.U. and P.K.; pan-genome construction D.W.; validation, U.W.L. and C.L.; resources, L.M.B.; data curation, U.W.L. and C.L.; writing—original draft preparation, U.W.L.; writing—review and editing, U.W.L., L.U.; visualization, U.W.L.; supervision, T.Z. and U.W.L.; project administration, L.M.B.; funding acquisition, L.M.B. All authors have read and agreed to the published version of the manuscript. </w:t>
      </w:r>
    </w:p>
    <w:p w14:paraId="04A431B9" w14:textId="6B7D1E92" w:rsidR="00C34A11" w:rsidRPr="00613B31" w:rsidRDefault="00C34A11" w:rsidP="00C34A11">
      <w:pPr>
        <w:pStyle w:val="MDPI62BackMatter"/>
      </w:pPr>
      <w:r w:rsidRPr="00613B31">
        <w:rPr>
          <w:b/>
        </w:rPr>
        <w:t>Funding:</w:t>
      </w:r>
      <w:r w:rsidRPr="00613B31">
        <w:t xml:space="preserve"> </w:t>
      </w:r>
      <w:r w:rsidR="00E411D4" w:rsidRPr="00E411D4">
        <w:t>This research was funded by the Deutsche Forschungsgemeinschaft (DFG, German Research Foundation) under Germany’s Excellence Strategy within the Cluster of Excellence FSC 2186 “The Fuel Science Center”.</w:t>
      </w:r>
    </w:p>
    <w:p w14:paraId="04A431BD" w14:textId="2C107D06" w:rsidR="00D14FCF" w:rsidRPr="009512F2" w:rsidRDefault="00D14FCF" w:rsidP="009512F2">
      <w:pPr>
        <w:pStyle w:val="MDPI62BackMatter"/>
        <w:rPr>
          <w:b/>
        </w:rPr>
      </w:pPr>
      <w:bookmarkStart w:id="24" w:name="_Hlk60054323"/>
      <w:r w:rsidRPr="007D75A8">
        <w:rPr>
          <w:b/>
        </w:rPr>
        <w:t xml:space="preserve">Data Availability Statement: </w:t>
      </w:r>
      <w:r w:rsidR="009512F2">
        <w:t xml:space="preserve">The data and the model is available on GitHub: </w:t>
      </w:r>
      <w:r w:rsidR="009512F2" w:rsidRPr="009512F2">
        <w:t>https://github.com/iAMB-RWTH-Aachen/Ustilago_maydis-GEM</w:t>
      </w:r>
    </w:p>
    <w:bookmarkEnd w:id="24"/>
    <w:p w14:paraId="4E76A243" w14:textId="77777777" w:rsidR="0097746B" w:rsidRDefault="00C34A11" w:rsidP="00C34A11">
      <w:pPr>
        <w:pStyle w:val="MDPI62BackMatter"/>
      </w:pPr>
      <w:r w:rsidRPr="00613B31">
        <w:rPr>
          <w:b/>
        </w:rPr>
        <w:t>Acknowledgments:</w:t>
      </w:r>
      <w:r w:rsidRPr="00613B31">
        <w:t xml:space="preserve"> </w:t>
      </w:r>
    </w:p>
    <w:p w14:paraId="04A431BE" w14:textId="52556D71" w:rsidR="00C34A11" w:rsidRPr="00613B31" w:rsidRDefault="408381A9" w:rsidP="007F0A8F">
      <w:pPr>
        <w:pStyle w:val="MDPI62BackMatter"/>
      </w:pPr>
      <w:r>
        <w:t xml:space="preserve">We appreciate support by Jennifer Scheuplein and Brigida Fabry regarding pathway visualization and Daniel Kaplan </w:t>
      </w:r>
      <w:r w:rsidR="00200041">
        <w:t>with the</w:t>
      </w:r>
      <w:r>
        <w:t xml:space="preserve"> B</w:t>
      </w:r>
      <w:r w:rsidR="001D3879">
        <w:t>IOLOG</w:t>
      </w:r>
      <w:r>
        <w:t xml:space="preserve"> experiments.</w:t>
      </w:r>
    </w:p>
    <w:p w14:paraId="04A431BF" w14:textId="378C7B98" w:rsidR="00C34A11" w:rsidRPr="00613B31" w:rsidRDefault="00C34A11" w:rsidP="00C34A11">
      <w:pPr>
        <w:pStyle w:val="MDPI62BackMatter"/>
      </w:pPr>
      <w:r w:rsidRPr="00613B31">
        <w:rPr>
          <w:b/>
        </w:rPr>
        <w:t>Conflicts of Interest:</w:t>
      </w:r>
      <w:r w:rsidRPr="00613B31">
        <w:t xml:space="preserve"> The authors declare no conflict of interest. The funders had no role in the design of the study; in the collection, analyses, or interpretation of data; in the writing of the manuscript, or in the decision to publish the results.</w:t>
      </w:r>
    </w:p>
    <w:p w14:paraId="04A431C4" w14:textId="77777777" w:rsidR="00C34A11" w:rsidRPr="00FA04F1" w:rsidRDefault="00C34A11" w:rsidP="00264842">
      <w:pPr>
        <w:pStyle w:val="MDPI21heading1"/>
        <w:ind w:left="0"/>
      </w:pPr>
      <w:r w:rsidRPr="00FA04F1">
        <w:t>References</w:t>
      </w:r>
    </w:p>
    <w:p w14:paraId="235CD9E0" w14:textId="495665D5" w:rsidR="006F7DD3" w:rsidRPr="006F7DD3" w:rsidRDefault="00683072" w:rsidP="006F7DD3">
      <w:pPr>
        <w:widowControl w:val="0"/>
        <w:autoSpaceDE w:val="0"/>
        <w:autoSpaceDN w:val="0"/>
        <w:adjustRightInd w:val="0"/>
        <w:spacing w:line="240" w:lineRule="auto"/>
        <w:ind w:left="640" w:hanging="640"/>
        <w:rPr>
          <w:sz w:val="18"/>
          <w:szCs w:val="24"/>
        </w:rPr>
      </w:pPr>
      <w:r>
        <w:fldChar w:fldCharType="begin" w:fldLock="1"/>
      </w:r>
      <w:r>
        <w:instrText xml:space="preserve">ADDIN Mendeley Bibliography CSL_BIBLIOGRAPHY </w:instrText>
      </w:r>
      <w:r>
        <w:fldChar w:fldCharType="separate"/>
      </w:r>
      <w:r w:rsidR="006F7DD3" w:rsidRPr="006F7DD3">
        <w:rPr>
          <w:sz w:val="18"/>
          <w:szCs w:val="24"/>
        </w:rPr>
        <w:t xml:space="preserve">1. </w:t>
      </w:r>
      <w:r w:rsidR="006F7DD3" w:rsidRPr="006F7DD3">
        <w:rPr>
          <w:sz w:val="18"/>
          <w:szCs w:val="24"/>
        </w:rPr>
        <w:tab/>
        <w:t xml:space="preserve">Castañeda de León, V.; Martínez-Carrera, D.; Morales, P.; Sobal, M.; Gil-Muñoz, A.; Severiano-Pérez, P.; Leal-Lara, H. Productivity and flavor of diverse genotypes of Ustilago maydis “cuitlacoche” for human consumption. </w:t>
      </w:r>
      <w:r w:rsidR="006F7DD3" w:rsidRPr="006F7DD3">
        <w:rPr>
          <w:i/>
          <w:iCs/>
          <w:sz w:val="18"/>
          <w:szCs w:val="24"/>
        </w:rPr>
        <w:t>Fungal Biol.</w:t>
      </w:r>
      <w:r w:rsidR="006F7DD3" w:rsidRPr="006F7DD3">
        <w:rPr>
          <w:sz w:val="18"/>
          <w:szCs w:val="24"/>
        </w:rPr>
        <w:t xml:space="preserve"> </w:t>
      </w:r>
      <w:r w:rsidR="006F7DD3" w:rsidRPr="006F7DD3">
        <w:rPr>
          <w:b/>
          <w:bCs/>
          <w:sz w:val="18"/>
          <w:szCs w:val="24"/>
        </w:rPr>
        <w:t>2019</w:t>
      </w:r>
      <w:r w:rsidR="006F7DD3" w:rsidRPr="006F7DD3">
        <w:rPr>
          <w:sz w:val="18"/>
          <w:szCs w:val="24"/>
        </w:rPr>
        <w:t xml:space="preserve">, </w:t>
      </w:r>
      <w:r w:rsidR="006F7DD3" w:rsidRPr="006F7DD3">
        <w:rPr>
          <w:i/>
          <w:iCs/>
          <w:sz w:val="18"/>
          <w:szCs w:val="24"/>
        </w:rPr>
        <w:t>123</w:t>
      </w:r>
      <w:r w:rsidR="006F7DD3" w:rsidRPr="006F7DD3">
        <w:rPr>
          <w:sz w:val="18"/>
          <w:szCs w:val="24"/>
        </w:rPr>
        <w:t>, 481–488, doi:10.1016/J.FUNBIO.2019.04.003.</w:t>
      </w:r>
    </w:p>
    <w:p w14:paraId="3C1F1B46"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2. </w:t>
      </w:r>
      <w:r w:rsidRPr="006F7DD3">
        <w:rPr>
          <w:sz w:val="18"/>
          <w:szCs w:val="24"/>
        </w:rPr>
        <w:tab/>
        <w:t xml:space="preserve">Hosseinpour Tehrani, H.; Becker, J.; Bator, I.; Saur, K.; Meyer, S.; Rodrigues Lóia, A.C.; Blank, L.M.; Wierckx, N. Integrated strain- And process design enable production of 220 g L-1 itaconic acid with Ustilago maydis. </w:t>
      </w:r>
      <w:r w:rsidRPr="006F7DD3">
        <w:rPr>
          <w:i/>
          <w:iCs/>
          <w:sz w:val="18"/>
          <w:szCs w:val="24"/>
        </w:rPr>
        <w:t>Biotechnol. Biofuels</w:t>
      </w:r>
      <w:r w:rsidRPr="006F7DD3">
        <w:rPr>
          <w:sz w:val="18"/>
          <w:szCs w:val="24"/>
        </w:rPr>
        <w:t xml:space="preserve"> </w:t>
      </w:r>
      <w:r w:rsidRPr="006F7DD3">
        <w:rPr>
          <w:b/>
          <w:bCs/>
          <w:sz w:val="18"/>
          <w:szCs w:val="24"/>
        </w:rPr>
        <w:t>2019</w:t>
      </w:r>
      <w:r w:rsidRPr="006F7DD3">
        <w:rPr>
          <w:sz w:val="18"/>
          <w:szCs w:val="24"/>
        </w:rPr>
        <w:t xml:space="preserve">, </w:t>
      </w:r>
      <w:r w:rsidRPr="006F7DD3">
        <w:rPr>
          <w:i/>
          <w:iCs/>
          <w:sz w:val="18"/>
          <w:szCs w:val="24"/>
        </w:rPr>
        <w:t>12</w:t>
      </w:r>
      <w:r w:rsidRPr="006F7DD3">
        <w:rPr>
          <w:sz w:val="18"/>
          <w:szCs w:val="24"/>
        </w:rPr>
        <w:t>, 1–11, doi:10.1186/S13068-019-1605-6/TABLES/1.</w:t>
      </w:r>
    </w:p>
    <w:p w14:paraId="10662F6A"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 </w:t>
      </w:r>
      <w:r w:rsidRPr="006F7DD3">
        <w:rPr>
          <w:sz w:val="18"/>
          <w:szCs w:val="24"/>
        </w:rPr>
        <w:tab/>
        <w:t xml:space="preserve">Becker, J.; Hosseinpour Tehrani, H.; Gauert, M.; Mampel, J.; Blank, L.M.; Wierckx, N. An Ustilago maydis chassis for itaconic acid production without by-products. </w:t>
      </w:r>
      <w:r w:rsidRPr="006F7DD3">
        <w:rPr>
          <w:i/>
          <w:iCs/>
          <w:sz w:val="18"/>
          <w:szCs w:val="24"/>
        </w:rPr>
        <w:t>Microb. Biotechnol.</w:t>
      </w:r>
      <w:r w:rsidRPr="006F7DD3">
        <w:rPr>
          <w:sz w:val="18"/>
          <w:szCs w:val="24"/>
        </w:rPr>
        <w:t xml:space="preserve"> </w:t>
      </w:r>
      <w:r w:rsidRPr="006F7DD3">
        <w:rPr>
          <w:b/>
          <w:bCs/>
          <w:sz w:val="18"/>
          <w:szCs w:val="24"/>
        </w:rPr>
        <w:t>2020</w:t>
      </w:r>
      <w:r w:rsidRPr="006F7DD3">
        <w:rPr>
          <w:sz w:val="18"/>
          <w:szCs w:val="24"/>
        </w:rPr>
        <w:t xml:space="preserve">, </w:t>
      </w:r>
      <w:r w:rsidRPr="006F7DD3">
        <w:rPr>
          <w:i/>
          <w:iCs/>
          <w:sz w:val="18"/>
          <w:szCs w:val="24"/>
        </w:rPr>
        <w:t>13</w:t>
      </w:r>
      <w:r w:rsidRPr="006F7DD3">
        <w:rPr>
          <w:sz w:val="18"/>
          <w:szCs w:val="24"/>
        </w:rPr>
        <w:t>, 350–362, doi:10.1111/1751-7915.13525.</w:t>
      </w:r>
    </w:p>
    <w:p w14:paraId="3B35A6F6"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4. </w:t>
      </w:r>
      <w:r w:rsidRPr="006F7DD3">
        <w:rPr>
          <w:sz w:val="18"/>
          <w:szCs w:val="24"/>
        </w:rPr>
        <w:tab/>
        <w:t xml:space="preserve">Becker, J.; Tehrani, H.H.; Ernst, P.; Blank, L.M.; Wierckx, N. An Optimized Ustilago maydis for Itaconic Acid Production at </w:t>
      </w:r>
      <w:r w:rsidRPr="006F7DD3">
        <w:rPr>
          <w:sz w:val="18"/>
          <w:szCs w:val="24"/>
        </w:rPr>
        <w:lastRenderedPageBreak/>
        <w:t xml:space="preserve">Maximal Theoretical Yield. </w:t>
      </w:r>
      <w:r w:rsidRPr="006F7DD3">
        <w:rPr>
          <w:i/>
          <w:iCs/>
          <w:sz w:val="18"/>
          <w:szCs w:val="24"/>
        </w:rPr>
        <w:t>J. Fungi 2021, Vol. 7, Page 20</w:t>
      </w:r>
      <w:r w:rsidRPr="006F7DD3">
        <w:rPr>
          <w:sz w:val="18"/>
          <w:szCs w:val="24"/>
        </w:rPr>
        <w:t xml:space="preserve"> </w:t>
      </w:r>
      <w:r w:rsidRPr="006F7DD3">
        <w:rPr>
          <w:b/>
          <w:bCs/>
          <w:sz w:val="18"/>
          <w:szCs w:val="24"/>
        </w:rPr>
        <w:t>2020</w:t>
      </w:r>
      <w:r w:rsidRPr="006F7DD3">
        <w:rPr>
          <w:sz w:val="18"/>
          <w:szCs w:val="24"/>
        </w:rPr>
        <w:t xml:space="preserve">, </w:t>
      </w:r>
      <w:r w:rsidRPr="006F7DD3">
        <w:rPr>
          <w:i/>
          <w:iCs/>
          <w:sz w:val="18"/>
          <w:szCs w:val="24"/>
        </w:rPr>
        <w:t>7</w:t>
      </w:r>
      <w:r w:rsidRPr="006F7DD3">
        <w:rPr>
          <w:sz w:val="18"/>
          <w:szCs w:val="24"/>
        </w:rPr>
        <w:t>, 20, doi:10.3390/JOF7010020.</w:t>
      </w:r>
    </w:p>
    <w:p w14:paraId="145300B7"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5. </w:t>
      </w:r>
      <w:r w:rsidRPr="006F7DD3">
        <w:rPr>
          <w:sz w:val="18"/>
          <w:szCs w:val="24"/>
        </w:rPr>
        <w:tab/>
        <w:t xml:space="preserve">Wege, S.M.; Gejer, K.; Becker, F.; Bölker, M.; Freitag, J.; Sandrock, B. Versatile CRISPR/Cas9 Systems for Genome Editing in Ustilago maydis. </w:t>
      </w:r>
      <w:r w:rsidRPr="006F7DD3">
        <w:rPr>
          <w:i/>
          <w:iCs/>
          <w:sz w:val="18"/>
          <w:szCs w:val="24"/>
        </w:rPr>
        <w:t>J. Fungi 2021, Vol. 7, Page 149</w:t>
      </w:r>
      <w:r w:rsidRPr="006F7DD3">
        <w:rPr>
          <w:sz w:val="18"/>
          <w:szCs w:val="24"/>
        </w:rPr>
        <w:t xml:space="preserve"> </w:t>
      </w:r>
      <w:r w:rsidRPr="006F7DD3">
        <w:rPr>
          <w:b/>
          <w:bCs/>
          <w:sz w:val="18"/>
          <w:szCs w:val="24"/>
        </w:rPr>
        <w:t>2021</w:t>
      </w:r>
      <w:r w:rsidRPr="006F7DD3">
        <w:rPr>
          <w:sz w:val="18"/>
          <w:szCs w:val="24"/>
        </w:rPr>
        <w:t xml:space="preserve">, </w:t>
      </w:r>
      <w:r w:rsidRPr="006F7DD3">
        <w:rPr>
          <w:i/>
          <w:iCs/>
          <w:sz w:val="18"/>
          <w:szCs w:val="24"/>
        </w:rPr>
        <w:t>7</w:t>
      </w:r>
      <w:r w:rsidRPr="006F7DD3">
        <w:rPr>
          <w:sz w:val="18"/>
          <w:szCs w:val="24"/>
        </w:rPr>
        <w:t>, 149, doi:10.3390/JOF7020149.</w:t>
      </w:r>
    </w:p>
    <w:p w14:paraId="4F4F1BAF"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6. </w:t>
      </w:r>
      <w:r w:rsidRPr="006F7DD3">
        <w:rPr>
          <w:sz w:val="18"/>
          <w:szCs w:val="24"/>
        </w:rPr>
        <w:tab/>
        <w:t xml:space="preserve">Kämper, J.; Kahmann, R.; Bölker, M.; Ma, L.J.; Brefort, T.; Saville, B.J.; Banuett, F.; Kronstad, J.W.; Gold, S.E.; Müller, O.; et al. Insights from the genome of the biotrophic fungal plant pathogen Ustilago maydis. </w:t>
      </w:r>
      <w:r w:rsidRPr="006F7DD3">
        <w:rPr>
          <w:i/>
          <w:iCs/>
          <w:sz w:val="18"/>
          <w:szCs w:val="24"/>
        </w:rPr>
        <w:t>Nat. 2006 4447115</w:t>
      </w:r>
      <w:r w:rsidRPr="006F7DD3">
        <w:rPr>
          <w:sz w:val="18"/>
          <w:szCs w:val="24"/>
        </w:rPr>
        <w:t xml:space="preserve"> </w:t>
      </w:r>
      <w:r w:rsidRPr="006F7DD3">
        <w:rPr>
          <w:b/>
          <w:bCs/>
          <w:sz w:val="18"/>
          <w:szCs w:val="24"/>
        </w:rPr>
        <w:t>2006</w:t>
      </w:r>
      <w:r w:rsidRPr="006F7DD3">
        <w:rPr>
          <w:sz w:val="18"/>
          <w:szCs w:val="24"/>
        </w:rPr>
        <w:t xml:space="preserve">, </w:t>
      </w:r>
      <w:r w:rsidRPr="006F7DD3">
        <w:rPr>
          <w:i/>
          <w:iCs/>
          <w:sz w:val="18"/>
          <w:szCs w:val="24"/>
        </w:rPr>
        <w:t>444</w:t>
      </w:r>
      <w:r w:rsidRPr="006F7DD3">
        <w:rPr>
          <w:sz w:val="18"/>
          <w:szCs w:val="24"/>
        </w:rPr>
        <w:t>, 97–101, doi:10.1038/nature05248.</w:t>
      </w:r>
    </w:p>
    <w:p w14:paraId="28E5F30D"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7. </w:t>
      </w:r>
      <w:r w:rsidRPr="006F7DD3">
        <w:rPr>
          <w:sz w:val="18"/>
          <w:szCs w:val="24"/>
        </w:rPr>
        <w:tab/>
        <w:t xml:space="preserve">Fang, X.; Lloyd, C.J.; Palsson, B.O. Reconstructing organisms in silico: genome-scale models and their emerging applications. </w:t>
      </w:r>
      <w:r w:rsidRPr="006F7DD3">
        <w:rPr>
          <w:i/>
          <w:iCs/>
          <w:sz w:val="18"/>
          <w:szCs w:val="24"/>
        </w:rPr>
        <w:t>Nat. Rev. Microbiol.</w:t>
      </w:r>
      <w:r w:rsidRPr="006F7DD3">
        <w:rPr>
          <w:sz w:val="18"/>
          <w:szCs w:val="24"/>
        </w:rPr>
        <w:t xml:space="preserve"> </w:t>
      </w:r>
      <w:r w:rsidRPr="006F7DD3">
        <w:rPr>
          <w:b/>
          <w:bCs/>
          <w:sz w:val="18"/>
          <w:szCs w:val="24"/>
        </w:rPr>
        <w:t>2020</w:t>
      </w:r>
      <w:r w:rsidRPr="006F7DD3">
        <w:rPr>
          <w:sz w:val="18"/>
          <w:szCs w:val="24"/>
        </w:rPr>
        <w:t>, 1–13, doi:10.1038/s41579-020-00440-4.</w:t>
      </w:r>
    </w:p>
    <w:p w14:paraId="18A9F179"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8. </w:t>
      </w:r>
      <w:r w:rsidRPr="006F7DD3">
        <w:rPr>
          <w:sz w:val="18"/>
          <w:szCs w:val="24"/>
        </w:rPr>
        <w:tab/>
        <w:t xml:space="preserve">Liebal, U.W.; Blank, L.M.; Ebert, B.E. CO2 to succinic acid – Estimating the potential of biocatalytic routes. </w:t>
      </w:r>
      <w:r w:rsidRPr="006F7DD3">
        <w:rPr>
          <w:i/>
          <w:iCs/>
          <w:sz w:val="18"/>
          <w:szCs w:val="24"/>
        </w:rPr>
        <w:t>Metab. Eng. Commun.</w:t>
      </w:r>
      <w:r w:rsidRPr="006F7DD3">
        <w:rPr>
          <w:sz w:val="18"/>
          <w:szCs w:val="24"/>
        </w:rPr>
        <w:t xml:space="preserve"> </w:t>
      </w:r>
      <w:r w:rsidRPr="006F7DD3">
        <w:rPr>
          <w:b/>
          <w:bCs/>
          <w:sz w:val="18"/>
          <w:szCs w:val="24"/>
        </w:rPr>
        <w:t>2018</w:t>
      </w:r>
      <w:r w:rsidRPr="006F7DD3">
        <w:rPr>
          <w:sz w:val="18"/>
          <w:szCs w:val="24"/>
        </w:rPr>
        <w:t xml:space="preserve">, </w:t>
      </w:r>
      <w:r w:rsidRPr="006F7DD3">
        <w:rPr>
          <w:i/>
          <w:iCs/>
          <w:sz w:val="18"/>
          <w:szCs w:val="24"/>
        </w:rPr>
        <w:t>7</w:t>
      </w:r>
      <w:r w:rsidRPr="006F7DD3">
        <w:rPr>
          <w:sz w:val="18"/>
          <w:szCs w:val="24"/>
        </w:rPr>
        <w:t>, e00075, doi:10.1016/j.mec.2018.e00075.</w:t>
      </w:r>
    </w:p>
    <w:p w14:paraId="4AA167D4"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9. </w:t>
      </w:r>
      <w:r w:rsidRPr="006F7DD3">
        <w:rPr>
          <w:sz w:val="18"/>
          <w:szCs w:val="24"/>
        </w:rPr>
        <w:tab/>
        <w:t xml:space="preserve">Chan, S.H.J.; Simons, M.N.; Maranas, C.D. SteadyCom: Predicting microbial abundances while ensuring community stability. </w:t>
      </w:r>
      <w:r w:rsidRPr="006F7DD3">
        <w:rPr>
          <w:i/>
          <w:iCs/>
          <w:sz w:val="18"/>
          <w:szCs w:val="24"/>
        </w:rPr>
        <w:t>PLOS Comput. Biol.</w:t>
      </w:r>
      <w:r w:rsidRPr="006F7DD3">
        <w:rPr>
          <w:sz w:val="18"/>
          <w:szCs w:val="24"/>
        </w:rPr>
        <w:t xml:space="preserve"> </w:t>
      </w:r>
      <w:r w:rsidRPr="006F7DD3">
        <w:rPr>
          <w:b/>
          <w:bCs/>
          <w:sz w:val="18"/>
          <w:szCs w:val="24"/>
        </w:rPr>
        <w:t>2017</w:t>
      </w:r>
      <w:r w:rsidRPr="006F7DD3">
        <w:rPr>
          <w:sz w:val="18"/>
          <w:szCs w:val="24"/>
        </w:rPr>
        <w:t xml:space="preserve">, </w:t>
      </w:r>
      <w:r w:rsidRPr="006F7DD3">
        <w:rPr>
          <w:i/>
          <w:iCs/>
          <w:sz w:val="18"/>
          <w:szCs w:val="24"/>
        </w:rPr>
        <w:t>13</w:t>
      </w:r>
      <w:r w:rsidRPr="006F7DD3">
        <w:rPr>
          <w:sz w:val="18"/>
          <w:szCs w:val="24"/>
        </w:rPr>
        <w:t>, e1005539, doi:10.1371/JOURNAL.PCBI.1005539.</w:t>
      </w:r>
    </w:p>
    <w:p w14:paraId="2D1904B0"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10. </w:t>
      </w:r>
      <w:r w:rsidRPr="006F7DD3">
        <w:rPr>
          <w:sz w:val="18"/>
          <w:szCs w:val="24"/>
        </w:rPr>
        <w:tab/>
        <w:t xml:space="preserve">Ravikrishnan, A.; Blank, L.M.; Srivastava, S.; Raman, K. Investigating metabolic interactions in a microbial co-culture through integrated modelling and experiments. </w:t>
      </w:r>
      <w:r w:rsidRPr="006F7DD3">
        <w:rPr>
          <w:i/>
          <w:iCs/>
          <w:sz w:val="18"/>
          <w:szCs w:val="24"/>
        </w:rPr>
        <w:t>Comput. Struct. Biotechnol. J.</w:t>
      </w:r>
      <w:r w:rsidRPr="006F7DD3">
        <w:rPr>
          <w:sz w:val="18"/>
          <w:szCs w:val="24"/>
        </w:rPr>
        <w:t xml:space="preserve"> </w:t>
      </w:r>
      <w:r w:rsidRPr="006F7DD3">
        <w:rPr>
          <w:b/>
          <w:bCs/>
          <w:sz w:val="18"/>
          <w:szCs w:val="24"/>
        </w:rPr>
        <w:t>2020</w:t>
      </w:r>
      <w:r w:rsidRPr="006F7DD3">
        <w:rPr>
          <w:sz w:val="18"/>
          <w:szCs w:val="24"/>
        </w:rPr>
        <w:t xml:space="preserve">, </w:t>
      </w:r>
      <w:r w:rsidRPr="006F7DD3">
        <w:rPr>
          <w:i/>
          <w:iCs/>
          <w:sz w:val="18"/>
          <w:szCs w:val="24"/>
        </w:rPr>
        <w:t>18</w:t>
      </w:r>
      <w:r w:rsidRPr="006F7DD3">
        <w:rPr>
          <w:sz w:val="18"/>
          <w:szCs w:val="24"/>
        </w:rPr>
        <w:t>, 1249–1258, doi:10.1016/J.CSBJ.2020.03.019.</w:t>
      </w:r>
    </w:p>
    <w:p w14:paraId="33D59128"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11. </w:t>
      </w:r>
      <w:r w:rsidRPr="006F7DD3">
        <w:rPr>
          <w:sz w:val="18"/>
          <w:szCs w:val="24"/>
        </w:rPr>
        <w:tab/>
        <w:t xml:space="preserve">Sambamoorthy, G.; Raman, K. Deciphering the evolution of microbial interactions: in silico studies of two-member microbial communities. </w:t>
      </w:r>
      <w:r w:rsidRPr="006F7DD3">
        <w:rPr>
          <w:i/>
          <w:iCs/>
          <w:sz w:val="18"/>
          <w:szCs w:val="24"/>
        </w:rPr>
        <w:t>bioRxiv</w:t>
      </w:r>
      <w:r w:rsidRPr="006F7DD3">
        <w:rPr>
          <w:sz w:val="18"/>
          <w:szCs w:val="24"/>
        </w:rPr>
        <w:t xml:space="preserve"> </w:t>
      </w:r>
      <w:r w:rsidRPr="006F7DD3">
        <w:rPr>
          <w:b/>
          <w:bCs/>
          <w:sz w:val="18"/>
          <w:szCs w:val="24"/>
        </w:rPr>
        <w:t>2022</w:t>
      </w:r>
      <w:r w:rsidRPr="006F7DD3">
        <w:rPr>
          <w:sz w:val="18"/>
          <w:szCs w:val="24"/>
        </w:rPr>
        <w:t>, 2022.01.14.476316, doi:10.1101/2022.01.14.476316.</w:t>
      </w:r>
    </w:p>
    <w:p w14:paraId="232E6E5F"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12. </w:t>
      </w:r>
      <w:r w:rsidRPr="006F7DD3">
        <w:rPr>
          <w:sz w:val="18"/>
          <w:szCs w:val="24"/>
        </w:rPr>
        <w:tab/>
        <w:t xml:space="preserve">Tatusova, T.; Ciufo, S.; Fedorov, B.; O’Neill, K.; Tolstoy, I. RefSeq microbial genomes database: new representation and annotation strategy. </w:t>
      </w:r>
      <w:r w:rsidRPr="006F7DD3">
        <w:rPr>
          <w:i/>
          <w:iCs/>
          <w:sz w:val="18"/>
          <w:szCs w:val="24"/>
        </w:rPr>
        <w:t>Nucleic Acids Res.</w:t>
      </w:r>
      <w:r w:rsidRPr="006F7DD3">
        <w:rPr>
          <w:sz w:val="18"/>
          <w:szCs w:val="24"/>
        </w:rPr>
        <w:t xml:space="preserve"> </w:t>
      </w:r>
      <w:r w:rsidRPr="006F7DD3">
        <w:rPr>
          <w:b/>
          <w:bCs/>
          <w:sz w:val="18"/>
          <w:szCs w:val="24"/>
        </w:rPr>
        <w:t>2014</w:t>
      </w:r>
      <w:r w:rsidRPr="006F7DD3">
        <w:rPr>
          <w:sz w:val="18"/>
          <w:szCs w:val="24"/>
        </w:rPr>
        <w:t xml:space="preserve">, </w:t>
      </w:r>
      <w:r w:rsidRPr="006F7DD3">
        <w:rPr>
          <w:i/>
          <w:iCs/>
          <w:sz w:val="18"/>
          <w:szCs w:val="24"/>
        </w:rPr>
        <w:t>42</w:t>
      </w:r>
      <w:r w:rsidRPr="006F7DD3">
        <w:rPr>
          <w:sz w:val="18"/>
          <w:szCs w:val="24"/>
        </w:rPr>
        <w:t>, doi:10.1093/NAR/GKT1274.</w:t>
      </w:r>
    </w:p>
    <w:p w14:paraId="474CE6E3"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13. </w:t>
      </w:r>
      <w:r w:rsidRPr="006F7DD3">
        <w:rPr>
          <w:sz w:val="18"/>
          <w:szCs w:val="24"/>
        </w:rPr>
        <w:tab/>
        <w:t xml:space="preserve">Frishman, D.; Albermann, K.; Hani, J.; Heumann, K.; Metanomski, A.; Zollner, A.; Mewes, H.W. Functional and structural genomics using PEDANT. </w:t>
      </w:r>
      <w:r w:rsidRPr="006F7DD3">
        <w:rPr>
          <w:i/>
          <w:iCs/>
          <w:sz w:val="18"/>
          <w:szCs w:val="24"/>
        </w:rPr>
        <w:t>Bioinformatics</w:t>
      </w:r>
      <w:r w:rsidRPr="006F7DD3">
        <w:rPr>
          <w:sz w:val="18"/>
          <w:szCs w:val="24"/>
        </w:rPr>
        <w:t xml:space="preserve"> </w:t>
      </w:r>
      <w:r w:rsidRPr="006F7DD3">
        <w:rPr>
          <w:b/>
          <w:bCs/>
          <w:sz w:val="18"/>
          <w:szCs w:val="24"/>
        </w:rPr>
        <w:t>2001</w:t>
      </w:r>
      <w:r w:rsidRPr="006F7DD3">
        <w:rPr>
          <w:sz w:val="18"/>
          <w:szCs w:val="24"/>
        </w:rPr>
        <w:t xml:space="preserve">, </w:t>
      </w:r>
      <w:r w:rsidRPr="006F7DD3">
        <w:rPr>
          <w:i/>
          <w:iCs/>
          <w:sz w:val="18"/>
          <w:szCs w:val="24"/>
        </w:rPr>
        <w:t>17</w:t>
      </w:r>
      <w:r w:rsidRPr="006F7DD3">
        <w:rPr>
          <w:sz w:val="18"/>
          <w:szCs w:val="24"/>
        </w:rPr>
        <w:t>, 44–57, doi:10.1093/BIOINFORMATICS/17.1.44.</w:t>
      </w:r>
    </w:p>
    <w:p w14:paraId="6C426B07"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14. </w:t>
      </w:r>
      <w:r w:rsidRPr="006F7DD3">
        <w:rPr>
          <w:sz w:val="18"/>
          <w:szCs w:val="24"/>
        </w:rPr>
        <w:tab/>
        <w:t xml:space="preserve">Karp, P.D.; Latendresse, M.; Caspi, R. The Pathway Tools Pathway Prediction Algorithm. </w:t>
      </w:r>
      <w:r w:rsidRPr="006F7DD3">
        <w:rPr>
          <w:i/>
          <w:iCs/>
          <w:sz w:val="18"/>
          <w:szCs w:val="24"/>
        </w:rPr>
        <w:t>Stand. Genomic Sci.</w:t>
      </w:r>
      <w:r w:rsidRPr="006F7DD3">
        <w:rPr>
          <w:sz w:val="18"/>
          <w:szCs w:val="24"/>
        </w:rPr>
        <w:t xml:space="preserve"> </w:t>
      </w:r>
      <w:r w:rsidRPr="006F7DD3">
        <w:rPr>
          <w:b/>
          <w:bCs/>
          <w:sz w:val="18"/>
          <w:szCs w:val="24"/>
        </w:rPr>
        <w:t>2011</w:t>
      </w:r>
      <w:r w:rsidRPr="006F7DD3">
        <w:rPr>
          <w:sz w:val="18"/>
          <w:szCs w:val="24"/>
        </w:rPr>
        <w:t xml:space="preserve">, </w:t>
      </w:r>
      <w:r w:rsidRPr="006F7DD3">
        <w:rPr>
          <w:i/>
          <w:iCs/>
          <w:sz w:val="18"/>
          <w:szCs w:val="24"/>
        </w:rPr>
        <w:t>5</w:t>
      </w:r>
      <w:r w:rsidRPr="006F7DD3">
        <w:rPr>
          <w:sz w:val="18"/>
          <w:szCs w:val="24"/>
        </w:rPr>
        <w:t>, 424, doi:10.4056/SIGS.1794338.</w:t>
      </w:r>
    </w:p>
    <w:p w14:paraId="4B10E035"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15. </w:t>
      </w:r>
      <w:r w:rsidRPr="006F7DD3">
        <w:rPr>
          <w:sz w:val="18"/>
          <w:szCs w:val="24"/>
        </w:rPr>
        <w:tab/>
        <w:t xml:space="preserve">Caspi, R.; Altman, T.; Billington, R.; Dreher, K.; Foerster, H.; Fulcher, C.A.; Holland, T.A.; Keseler, I.M.; Kothari, A.; Kubo, A.; et al. The MetaCyc database of metabolic pathways and enzymes and the BioCyc collection of Pathway/Genome Databases. </w:t>
      </w:r>
      <w:r w:rsidRPr="006F7DD3">
        <w:rPr>
          <w:i/>
          <w:iCs/>
          <w:sz w:val="18"/>
          <w:szCs w:val="24"/>
        </w:rPr>
        <w:t>Nucleic Acids Res.</w:t>
      </w:r>
      <w:r w:rsidRPr="006F7DD3">
        <w:rPr>
          <w:sz w:val="18"/>
          <w:szCs w:val="24"/>
        </w:rPr>
        <w:t xml:space="preserve"> </w:t>
      </w:r>
      <w:r w:rsidRPr="006F7DD3">
        <w:rPr>
          <w:b/>
          <w:bCs/>
          <w:sz w:val="18"/>
          <w:szCs w:val="24"/>
        </w:rPr>
        <w:t>2014</w:t>
      </w:r>
      <w:r w:rsidRPr="006F7DD3">
        <w:rPr>
          <w:sz w:val="18"/>
          <w:szCs w:val="24"/>
        </w:rPr>
        <w:t xml:space="preserve">, </w:t>
      </w:r>
      <w:r w:rsidRPr="006F7DD3">
        <w:rPr>
          <w:i/>
          <w:iCs/>
          <w:sz w:val="18"/>
          <w:szCs w:val="24"/>
        </w:rPr>
        <w:t>42</w:t>
      </w:r>
      <w:r w:rsidRPr="006F7DD3">
        <w:rPr>
          <w:sz w:val="18"/>
          <w:szCs w:val="24"/>
        </w:rPr>
        <w:t>, D459–D471, doi:10.1093/nar/gkt1103.</w:t>
      </w:r>
    </w:p>
    <w:p w14:paraId="6176240C"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16. </w:t>
      </w:r>
      <w:r w:rsidRPr="006F7DD3">
        <w:rPr>
          <w:sz w:val="18"/>
          <w:szCs w:val="24"/>
        </w:rPr>
        <w:tab/>
        <w:t xml:space="preserve">Kanehisa, M.; Goto, S.; Kawashima, S.; Okuno, Y.; Hattori, M. The KEGG resource for deciphering the genome. </w:t>
      </w:r>
      <w:r w:rsidRPr="006F7DD3">
        <w:rPr>
          <w:i/>
          <w:iCs/>
          <w:sz w:val="18"/>
          <w:szCs w:val="24"/>
        </w:rPr>
        <w:t>Nucleic Acids Res.</w:t>
      </w:r>
      <w:r w:rsidRPr="006F7DD3">
        <w:rPr>
          <w:sz w:val="18"/>
          <w:szCs w:val="24"/>
        </w:rPr>
        <w:t xml:space="preserve"> </w:t>
      </w:r>
      <w:r w:rsidRPr="006F7DD3">
        <w:rPr>
          <w:b/>
          <w:bCs/>
          <w:sz w:val="18"/>
          <w:szCs w:val="24"/>
        </w:rPr>
        <w:t>2004</w:t>
      </w:r>
      <w:r w:rsidRPr="006F7DD3">
        <w:rPr>
          <w:sz w:val="18"/>
          <w:szCs w:val="24"/>
        </w:rPr>
        <w:t xml:space="preserve">, </w:t>
      </w:r>
      <w:r w:rsidRPr="006F7DD3">
        <w:rPr>
          <w:i/>
          <w:iCs/>
          <w:sz w:val="18"/>
          <w:szCs w:val="24"/>
        </w:rPr>
        <w:t>32</w:t>
      </w:r>
      <w:r w:rsidRPr="006F7DD3">
        <w:rPr>
          <w:sz w:val="18"/>
          <w:szCs w:val="24"/>
        </w:rPr>
        <w:t>, D277–D280, doi:10.1093/NAR/GKH063.</w:t>
      </w:r>
    </w:p>
    <w:p w14:paraId="0C51D58D"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17. </w:t>
      </w:r>
      <w:r w:rsidRPr="006F7DD3">
        <w:rPr>
          <w:sz w:val="18"/>
          <w:szCs w:val="24"/>
        </w:rPr>
        <w:tab/>
        <w:t xml:space="preserve">Yates, A.D.; Allen, J.; Amode, R.M.; Azov, A.G.; Barba, M.; Becerra, A.; Bhai, J.; Campbell, L.I.; Carbajo Martinez, M.; Chakiachvili, M.; et al. Ensembl Genomes 2022: an expanding genome resource for non-vertebrates. </w:t>
      </w:r>
      <w:r w:rsidRPr="006F7DD3">
        <w:rPr>
          <w:i/>
          <w:iCs/>
          <w:sz w:val="18"/>
          <w:szCs w:val="24"/>
        </w:rPr>
        <w:t>Nucleic Acids Res.</w:t>
      </w:r>
      <w:r w:rsidRPr="006F7DD3">
        <w:rPr>
          <w:sz w:val="18"/>
          <w:szCs w:val="24"/>
        </w:rPr>
        <w:t xml:space="preserve"> </w:t>
      </w:r>
      <w:r w:rsidRPr="006F7DD3">
        <w:rPr>
          <w:b/>
          <w:bCs/>
          <w:sz w:val="18"/>
          <w:szCs w:val="24"/>
        </w:rPr>
        <w:t>2022</w:t>
      </w:r>
      <w:r w:rsidRPr="006F7DD3">
        <w:rPr>
          <w:sz w:val="18"/>
          <w:szCs w:val="24"/>
        </w:rPr>
        <w:t xml:space="preserve">, </w:t>
      </w:r>
      <w:r w:rsidRPr="006F7DD3">
        <w:rPr>
          <w:i/>
          <w:iCs/>
          <w:sz w:val="18"/>
          <w:szCs w:val="24"/>
        </w:rPr>
        <w:t>50</w:t>
      </w:r>
      <w:r w:rsidRPr="006F7DD3">
        <w:rPr>
          <w:sz w:val="18"/>
          <w:szCs w:val="24"/>
        </w:rPr>
        <w:t>, D996–D1003, doi:10.1093/NAR/GKAB1007.</w:t>
      </w:r>
    </w:p>
    <w:p w14:paraId="3A7A38FF"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18. </w:t>
      </w:r>
      <w:r w:rsidRPr="006F7DD3">
        <w:rPr>
          <w:sz w:val="18"/>
          <w:szCs w:val="24"/>
        </w:rPr>
        <w:tab/>
        <w:t xml:space="preserve">Ullmann, L.; Wibberg, D.; Busche, T.; Rückert, C.; Müsgens, A.; Kalinowski, J.; Blank, L.M. Seventeen Ustilaginaceae High-Quality Genome Sequences Allow Phylogenomic Analysis and Provide Insights into Secondary Metabolite Synthesis. </w:t>
      </w:r>
      <w:r w:rsidRPr="006F7DD3">
        <w:rPr>
          <w:i/>
          <w:iCs/>
          <w:sz w:val="18"/>
          <w:szCs w:val="24"/>
        </w:rPr>
        <w:t>J. Fungi</w:t>
      </w:r>
      <w:r w:rsidRPr="006F7DD3">
        <w:rPr>
          <w:sz w:val="18"/>
          <w:szCs w:val="24"/>
        </w:rPr>
        <w:t xml:space="preserve"> </w:t>
      </w:r>
      <w:r w:rsidRPr="006F7DD3">
        <w:rPr>
          <w:b/>
          <w:bCs/>
          <w:sz w:val="18"/>
          <w:szCs w:val="24"/>
        </w:rPr>
        <w:t>2022</w:t>
      </w:r>
      <w:r w:rsidRPr="006F7DD3">
        <w:rPr>
          <w:sz w:val="18"/>
          <w:szCs w:val="24"/>
        </w:rPr>
        <w:t xml:space="preserve">, </w:t>
      </w:r>
      <w:r w:rsidRPr="006F7DD3">
        <w:rPr>
          <w:i/>
          <w:iCs/>
          <w:sz w:val="18"/>
          <w:szCs w:val="24"/>
        </w:rPr>
        <w:t>8</w:t>
      </w:r>
      <w:r w:rsidRPr="006F7DD3">
        <w:rPr>
          <w:sz w:val="18"/>
          <w:szCs w:val="24"/>
        </w:rPr>
        <w:t>, 269, doi:10.3390/jof8030269.</w:t>
      </w:r>
    </w:p>
    <w:p w14:paraId="7DE96001"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19. </w:t>
      </w:r>
      <w:r w:rsidRPr="006F7DD3">
        <w:rPr>
          <w:sz w:val="18"/>
          <w:szCs w:val="24"/>
        </w:rPr>
        <w:tab/>
        <w:t xml:space="preserve">Wibberg, D.; Andersson, L.; Tzelepis, G.; Rupp, O.; Blom, J.; Jelonek, L.; Pühler, A.; Fogelqvist, J.; Varrelmann, M.; Schlüter, A.; et al. Genome analysis of the sugar beet pathogen Rhizoctonia solani AG2-2IIIB revealed high numbers in secreted proteins and cell wall degrading enzymes. </w:t>
      </w:r>
      <w:r w:rsidRPr="006F7DD3">
        <w:rPr>
          <w:i/>
          <w:iCs/>
          <w:sz w:val="18"/>
          <w:szCs w:val="24"/>
        </w:rPr>
        <w:t>BMC Genomics</w:t>
      </w:r>
      <w:r w:rsidRPr="006F7DD3">
        <w:rPr>
          <w:sz w:val="18"/>
          <w:szCs w:val="24"/>
        </w:rPr>
        <w:t xml:space="preserve"> </w:t>
      </w:r>
      <w:r w:rsidRPr="006F7DD3">
        <w:rPr>
          <w:b/>
          <w:bCs/>
          <w:sz w:val="18"/>
          <w:szCs w:val="24"/>
        </w:rPr>
        <w:t>2016</w:t>
      </w:r>
      <w:r w:rsidRPr="006F7DD3">
        <w:rPr>
          <w:sz w:val="18"/>
          <w:szCs w:val="24"/>
        </w:rPr>
        <w:t xml:space="preserve">, </w:t>
      </w:r>
      <w:r w:rsidRPr="006F7DD3">
        <w:rPr>
          <w:i/>
          <w:iCs/>
          <w:sz w:val="18"/>
          <w:szCs w:val="24"/>
        </w:rPr>
        <w:t>17</w:t>
      </w:r>
      <w:r w:rsidRPr="006F7DD3">
        <w:rPr>
          <w:sz w:val="18"/>
          <w:szCs w:val="24"/>
        </w:rPr>
        <w:t>, 1–12, doi:10.1186/S12864-016-2561-1/FIGURES/5.</w:t>
      </w:r>
    </w:p>
    <w:p w14:paraId="7D15109A"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20. </w:t>
      </w:r>
      <w:r w:rsidRPr="006F7DD3">
        <w:rPr>
          <w:sz w:val="18"/>
          <w:szCs w:val="24"/>
        </w:rPr>
        <w:tab/>
        <w:t xml:space="preserve">Koren, S.; Walenz, B.P.; Berlin, K.; Miller, J.R.; Bergman, N.H.; Phillippy, A.M. Canu: scalable and accurate long-read assembly via adaptive k-mer weighting and repeat separation. </w:t>
      </w:r>
      <w:r w:rsidRPr="006F7DD3">
        <w:rPr>
          <w:i/>
          <w:iCs/>
          <w:sz w:val="18"/>
          <w:szCs w:val="24"/>
        </w:rPr>
        <w:t>Genome Res.</w:t>
      </w:r>
      <w:r w:rsidRPr="006F7DD3">
        <w:rPr>
          <w:sz w:val="18"/>
          <w:szCs w:val="24"/>
        </w:rPr>
        <w:t xml:space="preserve"> </w:t>
      </w:r>
      <w:r w:rsidRPr="006F7DD3">
        <w:rPr>
          <w:b/>
          <w:bCs/>
          <w:sz w:val="18"/>
          <w:szCs w:val="24"/>
        </w:rPr>
        <w:t>2017</w:t>
      </w:r>
      <w:r w:rsidRPr="006F7DD3">
        <w:rPr>
          <w:sz w:val="18"/>
          <w:szCs w:val="24"/>
        </w:rPr>
        <w:t xml:space="preserve">, </w:t>
      </w:r>
      <w:r w:rsidRPr="006F7DD3">
        <w:rPr>
          <w:i/>
          <w:iCs/>
          <w:sz w:val="18"/>
          <w:szCs w:val="24"/>
        </w:rPr>
        <w:t>27</w:t>
      </w:r>
      <w:r w:rsidRPr="006F7DD3">
        <w:rPr>
          <w:sz w:val="18"/>
          <w:szCs w:val="24"/>
        </w:rPr>
        <w:t>, 722–736, doi:10.1101/GR.215087.116.</w:t>
      </w:r>
    </w:p>
    <w:p w14:paraId="2C2AE918"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21. </w:t>
      </w:r>
      <w:r w:rsidRPr="006F7DD3">
        <w:rPr>
          <w:sz w:val="18"/>
          <w:szCs w:val="24"/>
        </w:rPr>
        <w:tab/>
        <w:t xml:space="preserve">Walker, B.J.; Abeel, T.; Shea, T.; Priest, M.; Abouelliel, A.; Sakthikumar, S.; Cuomo, C.A.; Zeng, Q.; Wortman, J.; Young, S.K.; et al. Pilon: An Integrated Tool for Comprehensive Microbial Variant Detection and Genome Assembly Improvement. </w:t>
      </w:r>
      <w:r w:rsidRPr="006F7DD3">
        <w:rPr>
          <w:i/>
          <w:iCs/>
          <w:sz w:val="18"/>
          <w:szCs w:val="24"/>
        </w:rPr>
        <w:t>PLoS One</w:t>
      </w:r>
      <w:r w:rsidRPr="006F7DD3">
        <w:rPr>
          <w:sz w:val="18"/>
          <w:szCs w:val="24"/>
        </w:rPr>
        <w:t xml:space="preserve"> </w:t>
      </w:r>
      <w:r w:rsidRPr="006F7DD3">
        <w:rPr>
          <w:b/>
          <w:bCs/>
          <w:sz w:val="18"/>
          <w:szCs w:val="24"/>
        </w:rPr>
        <w:t>2014</w:t>
      </w:r>
      <w:r w:rsidRPr="006F7DD3">
        <w:rPr>
          <w:sz w:val="18"/>
          <w:szCs w:val="24"/>
        </w:rPr>
        <w:t xml:space="preserve">, </w:t>
      </w:r>
      <w:r w:rsidRPr="006F7DD3">
        <w:rPr>
          <w:i/>
          <w:iCs/>
          <w:sz w:val="18"/>
          <w:szCs w:val="24"/>
        </w:rPr>
        <w:t>9</w:t>
      </w:r>
      <w:r w:rsidRPr="006F7DD3">
        <w:rPr>
          <w:sz w:val="18"/>
          <w:szCs w:val="24"/>
        </w:rPr>
        <w:t>, e112963, doi:10.1371/JOURNAL.PONE.0112963.</w:t>
      </w:r>
    </w:p>
    <w:p w14:paraId="053D0F05"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22. </w:t>
      </w:r>
      <w:r w:rsidRPr="006F7DD3">
        <w:rPr>
          <w:sz w:val="18"/>
          <w:szCs w:val="24"/>
        </w:rPr>
        <w:tab/>
        <w:t xml:space="preserve">Li, H. Aligning sequence reads, clone sequences and assembly contigs with BWA-MEM. </w:t>
      </w:r>
      <w:r w:rsidRPr="006F7DD3">
        <w:rPr>
          <w:b/>
          <w:bCs/>
          <w:sz w:val="18"/>
          <w:szCs w:val="24"/>
        </w:rPr>
        <w:t>2013</w:t>
      </w:r>
      <w:r w:rsidRPr="006F7DD3">
        <w:rPr>
          <w:sz w:val="18"/>
          <w:szCs w:val="24"/>
        </w:rPr>
        <w:t>.</w:t>
      </w:r>
    </w:p>
    <w:p w14:paraId="1275E95E"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lastRenderedPageBreak/>
        <w:t xml:space="preserve">23. </w:t>
      </w:r>
      <w:r w:rsidRPr="006F7DD3">
        <w:rPr>
          <w:sz w:val="18"/>
          <w:szCs w:val="24"/>
        </w:rPr>
        <w:tab/>
        <w:t xml:space="preserve">Langmead, B.; Salzberg, S.L. Fast gapped-read alignment with Bowtie 2. </w:t>
      </w:r>
      <w:r w:rsidRPr="006F7DD3">
        <w:rPr>
          <w:i/>
          <w:iCs/>
          <w:sz w:val="18"/>
          <w:szCs w:val="24"/>
        </w:rPr>
        <w:t>Nat. Methods 2012 94</w:t>
      </w:r>
      <w:r w:rsidRPr="006F7DD3">
        <w:rPr>
          <w:sz w:val="18"/>
          <w:szCs w:val="24"/>
        </w:rPr>
        <w:t xml:space="preserve"> </w:t>
      </w:r>
      <w:r w:rsidRPr="006F7DD3">
        <w:rPr>
          <w:b/>
          <w:bCs/>
          <w:sz w:val="18"/>
          <w:szCs w:val="24"/>
        </w:rPr>
        <w:t>2012</w:t>
      </w:r>
      <w:r w:rsidRPr="006F7DD3">
        <w:rPr>
          <w:sz w:val="18"/>
          <w:szCs w:val="24"/>
        </w:rPr>
        <w:t xml:space="preserve">, </w:t>
      </w:r>
      <w:r w:rsidRPr="006F7DD3">
        <w:rPr>
          <w:i/>
          <w:iCs/>
          <w:sz w:val="18"/>
          <w:szCs w:val="24"/>
        </w:rPr>
        <w:t>9</w:t>
      </w:r>
      <w:r w:rsidRPr="006F7DD3">
        <w:rPr>
          <w:sz w:val="18"/>
          <w:szCs w:val="24"/>
        </w:rPr>
        <w:t>, 357–359, doi:10.1038/nmeth.1923.</w:t>
      </w:r>
    </w:p>
    <w:p w14:paraId="5086779D" w14:textId="77777777" w:rsidR="006F7DD3" w:rsidRPr="00CD3BD8" w:rsidRDefault="006F7DD3" w:rsidP="006F7DD3">
      <w:pPr>
        <w:widowControl w:val="0"/>
        <w:autoSpaceDE w:val="0"/>
        <w:autoSpaceDN w:val="0"/>
        <w:adjustRightInd w:val="0"/>
        <w:spacing w:line="240" w:lineRule="auto"/>
        <w:ind w:left="640" w:hanging="640"/>
        <w:rPr>
          <w:sz w:val="18"/>
          <w:szCs w:val="24"/>
          <w:lang w:val="de-DE"/>
          <w:rPrChange w:id="25" w:author="Ulf Liebal" w:date="2022-05-16T12:09:00Z">
            <w:rPr>
              <w:sz w:val="18"/>
              <w:szCs w:val="24"/>
            </w:rPr>
          </w:rPrChange>
        </w:rPr>
      </w:pPr>
      <w:r w:rsidRPr="006F7DD3">
        <w:rPr>
          <w:sz w:val="18"/>
          <w:szCs w:val="24"/>
        </w:rPr>
        <w:t xml:space="preserve">24. </w:t>
      </w:r>
      <w:r w:rsidRPr="006F7DD3">
        <w:rPr>
          <w:sz w:val="18"/>
          <w:szCs w:val="24"/>
        </w:rPr>
        <w:tab/>
        <w:t xml:space="preserve">Ter-Hovhannisyan, V.; Lomsadze, A.; Chernoff, Y.O.; Borodovsky, M. Gene prediction in novel fungal genomes using an ab initio algorithm with unsupervised training. </w:t>
      </w:r>
      <w:r w:rsidRPr="00CD3BD8">
        <w:rPr>
          <w:i/>
          <w:iCs/>
          <w:sz w:val="18"/>
          <w:szCs w:val="24"/>
          <w:lang w:val="de-DE"/>
          <w:rPrChange w:id="26" w:author="Ulf Liebal" w:date="2022-05-16T12:09:00Z">
            <w:rPr>
              <w:i/>
              <w:iCs/>
              <w:sz w:val="18"/>
              <w:szCs w:val="24"/>
            </w:rPr>
          </w:rPrChange>
        </w:rPr>
        <w:t>Genome Res.</w:t>
      </w:r>
      <w:r w:rsidRPr="00CD3BD8">
        <w:rPr>
          <w:sz w:val="18"/>
          <w:szCs w:val="24"/>
          <w:lang w:val="de-DE"/>
          <w:rPrChange w:id="27" w:author="Ulf Liebal" w:date="2022-05-16T12:09:00Z">
            <w:rPr>
              <w:sz w:val="18"/>
              <w:szCs w:val="24"/>
            </w:rPr>
          </w:rPrChange>
        </w:rPr>
        <w:t xml:space="preserve"> </w:t>
      </w:r>
      <w:r w:rsidRPr="00CD3BD8">
        <w:rPr>
          <w:b/>
          <w:bCs/>
          <w:sz w:val="18"/>
          <w:szCs w:val="24"/>
          <w:lang w:val="de-DE"/>
          <w:rPrChange w:id="28" w:author="Ulf Liebal" w:date="2022-05-16T12:09:00Z">
            <w:rPr>
              <w:b/>
              <w:bCs/>
              <w:sz w:val="18"/>
              <w:szCs w:val="24"/>
            </w:rPr>
          </w:rPrChange>
        </w:rPr>
        <w:t>2008</w:t>
      </w:r>
      <w:r w:rsidRPr="00CD3BD8">
        <w:rPr>
          <w:sz w:val="18"/>
          <w:szCs w:val="24"/>
          <w:lang w:val="de-DE"/>
          <w:rPrChange w:id="29" w:author="Ulf Liebal" w:date="2022-05-16T12:09:00Z">
            <w:rPr>
              <w:sz w:val="18"/>
              <w:szCs w:val="24"/>
            </w:rPr>
          </w:rPrChange>
        </w:rPr>
        <w:t xml:space="preserve">, </w:t>
      </w:r>
      <w:r w:rsidRPr="00CD3BD8">
        <w:rPr>
          <w:i/>
          <w:iCs/>
          <w:sz w:val="18"/>
          <w:szCs w:val="24"/>
          <w:lang w:val="de-DE"/>
          <w:rPrChange w:id="30" w:author="Ulf Liebal" w:date="2022-05-16T12:09:00Z">
            <w:rPr>
              <w:i/>
              <w:iCs/>
              <w:sz w:val="18"/>
              <w:szCs w:val="24"/>
            </w:rPr>
          </w:rPrChange>
        </w:rPr>
        <w:t>18</w:t>
      </w:r>
      <w:r w:rsidRPr="00CD3BD8">
        <w:rPr>
          <w:sz w:val="18"/>
          <w:szCs w:val="24"/>
          <w:lang w:val="de-DE"/>
          <w:rPrChange w:id="31" w:author="Ulf Liebal" w:date="2022-05-16T12:09:00Z">
            <w:rPr>
              <w:sz w:val="18"/>
              <w:szCs w:val="24"/>
            </w:rPr>
          </w:rPrChange>
        </w:rPr>
        <w:t>, 1979–1990, doi:10.1101/GR.081612.108.</w:t>
      </w:r>
    </w:p>
    <w:p w14:paraId="51A7B247"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CD3BD8">
        <w:rPr>
          <w:sz w:val="18"/>
          <w:szCs w:val="24"/>
          <w:lang w:val="de-DE"/>
          <w:rPrChange w:id="32" w:author="Ulf Liebal" w:date="2022-05-16T12:09:00Z">
            <w:rPr>
              <w:sz w:val="18"/>
              <w:szCs w:val="24"/>
            </w:rPr>
          </w:rPrChange>
        </w:rPr>
        <w:t xml:space="preserve">25. </w:t>
      </w:r>
      <w:r w:rsidRPr="00CD3BD8">
        <w:rPr>
          <w:sz w:val="18"/>
          <w:szCs w:val="24"/>
          <w:lang w:val="de-DE"/>
          <w:rPrChange w:id="33" w:author="Ulf Liebal" w:date="2022-05-16T12:09:00Z">
            <w:rPr>
              <w:sz w:val="18"/>
              <w:szCs w:val="24"/>
            </w:rPr>
          </w:rPrChange>
        </w:rPr>
        <w:tab/>
        <w:t xml:space="preserve">Meyer, F.; Goesmann, A.; McHardy, A.C.; Bartels, D.; Bekel, T.; Clausen, J.; Kalinowski, J.; Linke, B.; Rupp, O.; Giegerich, R.; et al. </w:t>
      </w:r>
      <w:r w:rsidRPr="006F7DD3">
        <w:rPr>
          <w:sz w:val="18"/>
          <w:szCs w:val="24"/>
        </w:rPr>
        <w:t xml:space="preserve">GenDB—an open source genome annotation system for prokaryote genomes. </w:t>
      </w:r>
      <w:r w:rsidRPr="006F7DD3">
        <w:rPr>
          <w:i/>
          <w:iCs/>
          <w:sz w:val="18"/>
          <w:szCs w:val="24"/>
        </w:rPr>
        <w:t>Nucleic Acids Res.</w:t>
      </w:r>
      <w:r w:rsidRPr="006F7DD3">
        <w:rPr>
          <w:sz w:val="18"/>
          <w:szCs w:val="24"/>
        </w:rPr>
        <w:t xml:space="preserve"> </w:t>
      </w:r>
      <w:r w:rsidRPr="006F7DD3">
        <w:rPr>
          <w:b/>
          <w:bCs/>
          <w:sz w:val="18"/>
          <w:szCs w:val="24"/>
        </w:rPr>
        <w:t>2003</w:t>
      </w:r>
      <w:r w:rsidRPr="006F7DD3">
        <w:rPr>
          <w:sz w:val="18"/>
          <w:szCs w:val="24"/>
        </w:rPr>
        <w:t xml:space="preserve">, </w:t>
      </w:r>
      <w:r w:rsidRPr="006F7DD3">
        <w:rPr>
          <w:i/>
          <w:iCs/>
          <w:sz w:val="18"/>
          <w:szCs w:val="24"/>
        </w:rPr>
        <w:t>31</w:t>
      </w:r>
      <w:r w:rsidRPr="006F7DD3">
        <w:rPr>
          <w:sz w:val="18"/>
          <w:szCs w:val="24"/>
        </w:rPr>
        <w:t>, 2187–2195, doi:10.1093/NAR/GKG312.</w:t>
      </w:r>
    </w:p>
    <w:p w14:paraId="296F2B61"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26. </w:t>
      </w:r>
      <w:r w:rsidRPr="006F7DD3">
        <w:rPr>
          <w:sz w:val="18"/>
          <w:szCs w:val="24"/>
        </w:rPr>
        <w:tab/>
        <w:t xml:space="preserve">Takahara, T.; Minamoto, T.; Yamanaka, H.; Doi, H.; Kawabata, Z. Estimation of Fish Biomass Using Environmental DNA. </w:t>
      </w:r>
      <w:r w:rsidRPr="006F7DD3">
        <w:rPr>
          <w:i/>
          <w:iCs/>
          <w:sz w:val="18"/>
          <w:szCs w:val="24"/>
        </w:rPr>
        <w:t>PLoS One</w:t>
      </w:r>
      <w:r w:rsidRPr="006F7DD3">
        <w:rPr>
          <w:sz w:val="18"/>
          <w:szCs w:val="24"/>
        </w:rPr>
        <w:t xml:space="preserve"> </w:t>
      </w:r>
      <w:r w:rsidRPr="006F7DD3">
        <w:rPr>
          <w:b/>
          <w:bCs/>
          <w:sz w:val="18"/>
          <w:szCs w:val="24"/>
        </w:rPr>
        <w:t>2012</w:t>
      </w:r>
      <w:r w:rsidRPr="006F7DD3">
        <w:rPr>
          <w:sz w:val="18"/>
          <w:szCs w:val="24"/>
        </w:rPr>
        <w:t xml:space="preserve">, </w:t>
      </w:r>
      <w:r w:rsidRPr="006F7DD3">
        <w:rPr>
          <w:i/>
          <w:iCs/>
          <w:sz w:val="18"/>
          <w:szCs w:val="24"/>
        </w:rPr>
        <w:t>7</w:t>
      </w:r>
      <w:r w:rsidRPr="006F7DD3">
        <w:rPr>
          <w:sz w:val="18"/>
          <w:szCs w:val="24"/>
        </w:rPr>
        <w:t>, e35868, doi:10.1371/JOURNAL.PONE.0035868.</w:t>
      </w:r>
    </w:p>
    <w:p w14:paraId="28DFFD0F"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27. </w:t>
      </w:r>
      <w:r w:rsidRPr="006F7DD3">
        <w:rPr>
          <w:sz w:val="18"/>
          <w:szCs w:val="24"/>
        </w:rPr>
        <w:tab/>
        <w:t xml:space="preserve">Tatusov, R.L.; Fedorova, N.D.; Jackson, J.D.; Jacobs, A.R.; Kiryutin, B.; Koonin, E. V.; Krylov, D.M.; Mazumder, R.; Smirnov, S.; Nikolskaya, A.N.; et al. The COG database: An updated vesion includes eukaryotes. </w:t>
      </w:r>
      <w:r w:rsidRPr="006F7DD3">
        <w:rPr>
          <w:i/>
          <w:iCs/>
          <w:sz w:val="18"/>
          <w:szCs w:val="24"/>
        </w:rPr>
        <w:t>BMC Bioinformatics</w:t>
      </w:r>
      <w:r w:rsidRPr="006F7DD3">
        <w:rPr>
          <w:sz w:val="18"/>
          <w:szCs w:val="24"/>
        </w:rPr>
        <w:t xml:space="preserve"> </w:t>
      </w:r>
      <w:r w:rsidRPr="006F7DD3">
        <w:rPr>
          <w:b/>
          <w:bCs/>
          <w:sz w:val="18"/>
          <w:szCs w:val="24"/>
        </w:rPr>
        <w:t>2003</w:t>
      </w:r>
      <w:r w:rsidRPr="006F7DD3">
        <w:rPr>
          <w:sz w:val="18"/>
          <w:szCs w:val="24"/>
        </w:rPr>
        <w:t xml:space="preserve">, </w:t>
      </w:r>
      <w:r w:rsidRPr="006F7DD3">
        <w:rPr>
          <w:i/>
          <w:iCs/>
          <w:sz w:val="18"/>
          <w:szCs w:val="24"/>
        </w:rPr>
        <w:t>4</w:t>
      </w:r>
      <w:r w:rsidRPr="006F7DD3">
        <w:rPr>
          <w:sz w:val="18"/>
          <w:szCs w:val="24"/>
        </w:rPr>
        <w:t>, 1–14, doi:10.1186/1471-2105-4-41/FIGURES/5.</w:t>
      </w:r>
    </w:p>
    <w:p w14:paraId="33FBF39A"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CD3BD8">
        <w:rPr>
          <w:sz w:val="18"/>
          <w:szCs w:val="24"/>
          <w:lang w:val="de-DE"/>
          <w:rPrChange w:id="34" w:author="Ulf Liebal" w:date="2022-05-16T12:09:00Z">
            <w:rPr>
              <w:sz w:val="18"/>
              <w:szCs w:val="24"/>
            </w:rPr>
          </w:rPrChange>
        </w:rPr>
        <w:t xml:space="preserve">28. </w:t>
      </w:r>
      <w:r w:rsidRPr="00CD3BD8">
        <w:rPr>
          <w:sz w:val="18"/>
          <w:szCs w:val="24"/>
          <w:lang w:val="de-DE"/>
          <w:rPrChange w:id="35" w:author="Ulf Liebal" w:date="2022-05-16T12:09:00Z">
            <w:rPr>
              <w:sz w:val="18"/>
              <w:szCs w:val="24"/>
            </w:rPr>
          </w:rPrChange>
        </w:rPr>
        <w:tab/>
        <w:t xml:space="preserve">Boeckmann, B.; Bairoch, A.; Apweiler, R.; Blatter, M.C.; Estreicher, A.; Gasteiger, E.; Martin, M.J.; Michoud, K.; O’Donovan, C.; Phan, I.; et al. </w:t>
      </w:r>
      <w:r w:rsidRPr="006F7DD3">
        <w:rPr>
          <w:sz w:val="18"/>
          <w:szCs w:val="24"/>
        </w:rPr>
        <w:t xml:space="preserve">The SWISS-PROT protein knowledgebase and its supplement TrEMBL in 2003. </w:t>
      </w:r>
      <w:r w:rsidRPr="006F7DD3">
        <w:rPr>
          <w:i/>
          <w:iCs/>
          <w:sz w:val="18"/>
          <w:szCs w:val="24"/>
        </w:rPr>
        <w:t>Nucleic Acids Res.</w:t>
      </w:r>
      <w:r w:rsidRPr="006F7DD3">
        <w:rPr>
          <w:sz w:val="18"/>
          <w:szCs w:val="24"/>
        </w:rPr>
        <w:t xml:space="preserve"> </w:t>
      </w:r>
      <w:r w:rsidRPr="006F7DD3">
        <w:rPr>
          <w:b/>
          <w:bCs/>
          <w:sz w:val="18"/>
          <w:szCs w:val="24"/>
        </w:rPr>
        <w:t>2003</w:t>
      </w:r>
      <w:r w:rsidRPr="006F7DD3">
        <w:rPr>
          <w:sz w:val="18"/>
          <w:szCs w:val="24"/>
        </w:rPr>
        <w:t xml:space="preserve">, </w:t>
      </w:r>
      <w:r w:rsidRPr="006F7DD3">
        <w:rPr>
          <w:i/>
          <w:iCs/>
          <w:sz w:val="18"/>
          <w:szCs w:val="24"/>
        </w:rPr>
        <w:t>31</w:t>
      </w:r>
      <w:r w:rsidRPr="006F7DD3">
        <w:rPr>
          <w:sz w:val="18"/>
          <w:szCs w:val="24"/>
        </w:rPr>
        <w:t>, 365–370, doi:10.1093/NAR/GKG095.</w:t>
      </w:r>
    </w:p>
    <w:p w14:paraId="63BD3BE7"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29. </w:t>
      </w:r>
      <w:r w:rsidRPr="006F7DD3">
        <w:rPr>
          <w:sz w:val="18"/>
          <w:szCs w:val="24"/>
        </w:rPr>
        <w:tab/>
        <w:t xml:space="preserve">Lowe, T.M.; Eddy, S.R. tRNAscan-SE: A Program for Improved Detection of Transfer RNA Genes in Genomic Sequence. </w:t>
      </w:r>
      <w:r w:rsidRPr="006F7DD3">
        <w:rPr>
          <w:i/>
          <w:iCs/>
          <w:sz w:val="18"/>
          <w:szCs w:val="24"/>
        </w:rPr>
        <w:t>Nucleic Acids Res.</w:t>
      </w:r>
      <w:r w:rsidRPr="006F7DD3">
        <w:rPr>
          <w:sz w:val="18"/>
          <w:szCs w:val="24"/>
        </w:rPr>
        <w:t xml:space="preserve"> </w:t>
      </w:r>
      <w:r w:rsidRPr="006F7DD3">
        <w:rPr>
          <w:b/>
          <w:bCs/>
          <w:sz w:val="18"/>
          <w:szCs w:val="24"/>
        </w:rPr>
        <w:t>1997</w:t>
      </w:r>
      <w:r w:rsidRPr="006F7DD3">
        <w:rPr>
          <w:sz w:val="18"/>
          <w:szCs w:val="24"/>
        </w:rPr>
        <w:t xml:space="preserve">, </w:t>
      </w:r>
      <w:r w:rsidRPr="006F7DD3">
        <w:rPr>
          <w:i/>
          <w:iCs/>
          <w:sz w:val="18"/>
          <w:szCs w:val="24"/>
        </w:rPr>
        <w:t>25</w:t>
      </w:r>
      <w:r w:rsidRPr="006F7DD3">
        <w:rPr>
          <w:sz w:val="18"/>
          <w:szCs w:val="24"/>
        </w:rPr>
        <w:t>, 955–964, doi:10.1093/NAR/25.5.955.</w:t>
      </w:r>
    </w:p>
    <w:p w14:paraId="6DAFE867"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30. </w:t>
      </w:r>
      <w:r w:rsidRPr="006F7DD3">
        <w:rPr>
          <w:sz w:val="18"/>
          <w:szCs w:val="24"/>
        </w:rPr>
        <w:tab/>
        <w:t xml:space="preserve">Simão, F.A.; Waterhouse, R.M.; Ioannidis, P.; Kriventseva, E. V.; Zdobnov, E.M. BUSCO: assessing genome assembly and annotation completeness with single-copy orthologs. </w:t>
      </w:r>
      <w:r w:rsidRPr="006F7DD3">
        <w:rPr>
          <w:i/>
          <w:iCs/>
          <w:sz w:val="18"/>
          <w:szCs w:val="24"/>
        </w:rPr>
        <w:t>Bioinformatics</w:t>
      </w:r>
      <w:r w:rsidRPr="006F7DD3">
        <w:rPr>
          <w:sz w:val="18"/>
          <w:szCs w:val="24"/>
        </w:rPr>
        <w:t xml:space="preserve"> </w:t>
      </w:r>
      <w:r w:rsidRPr="006F7DD3">
        <w:rPr>
          <w:b/>
          <w:bCs/>
          <w:sz w:val="18"/>
          <w:szCs w:val="24"/>
        </w:rPr>
        <w:t>2015</w:t>
      </w:r>
      <w:r w:rsidRPr="006F7DD3">
        <w:rPr>
          <w:sz w:val="18"/>
          <w:szCs w:val="24"/>
        </w:rPr>
        <w:t xml:space="preserve">, </w:t>
      </w:r>
      <w:r w:rsidRPr="006F7DD3">
        <w:rPr>
          <w:i/>
          <w:iCs/>
          <w:sz w:val="18"/>
          <w:szCs w:val="24"/>
        </w:rPr>
        <w:t>31</w:t>
      </w:r>
      <w:r w:rsidRPr="006F7DD3">
        <w:rPr>
          <w:sz w:val="18"/>
          <w:szCs w:val="24"/>
        </w:rPr>
        <w:t>, 3210–3212, doi:10.1093/BIOINFORMATICS/BTV351.</w:t>
      </w:r>
    </w:p>
    <w:p w14:paraId="1073AF4E"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31. </w:t>
      </w:r>
      <w:r w:rsidRPr="006F7DD3">
        <w:rPr>
          <w:sz w:val="18"/>
          <w:szCs w:val="24"/>
        </w:rPr>
        <w:tab/>
        <w:t xml:space="preserve">Dieckmann, M.A.; Beyvers, S.; Nkouamedjo-Fankep, R.C.; Hanel, P.H.G.; Jelonek, L.; Blom, J.; Goesmann, A. EDGAR3.0: comparative genomics and phylogenomics on a scalable infrastructure. </w:t>
      </w:r>
      <w:r w:rsidRPr="006F7DD3">
        <w:rPr>
          <w:i/>
          <w:iCs/>
          <w:sz w:val="18"/>
          <w:szCs w:val="24"/>
        </w:rPr>
        <w:t>Nucleic Acids Res.</w:t>
      </w:r>
      <w:r w:rsidRPr="006F7DD3">
        <w:rPr>
          <w:sz w:val="18"/>
          <w:szCs w:val="24"/>
        </w:rPr>
        <w:t xml:space="preserve"> </w:t>
      </w:r>
      <w:r w:rsidRPr="006F7DD3">
        <w:rPr>
          <w:b/>
          <w:bCs/>
          <w:sz w:val="18"/>
          <w:szCs w:val="24"/>
        </w:rPr>
        <w:t>2021</w:t>
      </w:r>
      <w:r w:rsidRPr="006F7DD3">
        <w:rPr>
          <w:sz w:val="18"/>
          <w:szCs w:val="24"/>
        </w:rPr>
        <w:t xml:space="preserve">, </w:t>
      </w:r>
      <w:r w:rsidRPr="006F7DD3">
        <w:rPr>
          <w:i/>
          <w:iCs/>
          <w:sz w:val="18"/>
          <w:szCs w:val="24"/>
        </w:rPr>
        <w:t>49</w:t>
      </w:r>
      <w:r w:rsidRPr="006F7DD3">
        <w:rPr>
          <w:sz w:val="18"/>
          <w:szCs w:val="24"/>
        </w:rPr>
        <w:t>, W185, doi:10.1093/NAR/GKAB341.</w:t>
      </w:r>
    </w:p>
    <w:p w14:paraId="41190ECA"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32. </w:t>
      </w:r>
      <w:r w:rsidRPr="006F7DD3">
        <w:rPr>
          <w:sz w:val="18"/>
          <w:szCs w:val="24"/>
        </w:rPr>
        <w:tab/>
        <w:t xml:space="preserve">Moriya, Y.; Itoh, M.; Okuda, S.; Yoshizawa, A.C.; Kanehisa, M. KAAS: an automatic genome annotation and pathway reconstruction server. </w:t>
      </w:r>
      <w:r w:rsidRPr="006F7DD3">
        <w:rPr>
          <w:i/>
          <w:iCs/>
          <w:sz w:val="18"/>
          <w:szCs w:val="24"/>
        </w:rPr>
        <w:t>Nucleic Acids Res.</w:t>
      </w:r>
      <w:r w:rsidRPr="006F7DD3">
        <w:rPr>
          <w:sz w:val="18"/>
          <w:szCs w:val="24"/>
        </w:rPr>
        <w:t xml:space="preserve"> </w:t>
      </w:r>
      <w:r w:rsidRPr="006F7DD3">
        <w:rPr>
          <w:b/>
          <w:bCs/>
          <w:sz w:val="18"/>
          <w:szCs w:val="24"/>
        </w:rPr>
        <w:t>2007</w:t>
      </w:r>
      <w:r w:rsidRPr="006F7DD3">
        <w:rPr>
          <w:sz w:val="18"/>
          <w:szCs w:val="24"/>
        </w:rPr>
        <w:t xml:space="preserve">, </w:t>
      </w:r>
      <w:r w:rsidRPr="006F7DD3">
        <w:rPr>
          <w:i/>
          <w:iCs/>
          <w:sz w:val="18"/>
          <w:szCs w:val="24"/>
        </w:rPr>
        <w:t>35</w:t>
      </w:r>
      <w:r w:rsidRPr="006F7DD3">
        <w:rPr>
          <w:sz w:val="18"/>
          <w:szCs w:val="24"/>
        </w:rPr>
        <w:t>, W182–W185, doi:10.1093/NAR/GKM321.</w:t>
      </w:r>
    </w:p>
    <w:p w14:paraId="795931D9"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33. </w:t>
      </w:r>
      <w:r w:rsidRPr="006F7DD3">
        <w:rPr>
          <w:sz w:val="18"/>
          <w:szCs w:val="24"/>
        </w:rPr>
        <w:tab/>
        <w:t xml:space="preserve">Cokelaer, T.; Pultz, D.; Harder, L.M.; Serra-Musach, J.; Saez-Rodriguez, J.; Valencia, A. BioServices: a common Python package to access biological Web Services programmatically. </w:t>
      </w:r>
      <w:r w:rsidRPr="006F7DD3">
        <w:rPr>
          <w:i/>
          <w:iCs/>
          <w:sz w:val="18"/>
          <w:szCs w:val="24"/>
        </w:rPr>
        <w:t>Bioinformatics</w:t>
      </w:r>
      <w:r w:rsidRPr="006F7DD3">
        <w:rPr>
          <w:sz w:val="18"/>
          <w:szCs w:val="24"/>
        </w:rPr>
        <w:t xml:space="preserve"> </w:t>
      </w:r>
      <w:r w:rsidRPr="006F7DD3">
        <w:rPr>
          <w:b/>
          <w:bCs/>
          <w:sz w:val="18"/>
          <w:szCs w:val="24"/>
        </w:rPr>
        <w:t>2013</w:t>
      </w:r>
      <w:r w:rsidRPr="006F7DD3">
        <w:rPr>
          <w:sz w:val="18"/>
          <w:szCs w:val="24"/>
        </w:rPr>
        <w:t xml:space="preserve">, </w:t>
      </w:r>
      <w:r w:rsidRPr="006F7DD3">
        <w:rPr>
          <w:i/>
          <w:iCs/>
          <w:sz w:val="18"/>
          <w:szCs w:val="24"/>
        </w:rPr>
        <w:t>29</w:t>
      </w:r>
      <w:r w:rsidRPr="006F7DD3">
        <w:rPr>
          <w:sz w:val="18"/>
          <w:szCs w:val="24"/>
        </w:rPr>
        <w:t>, 3241–3242, doi:10.1093/BIOINFORMATICS/BTT547.</w:t>
      </w:r>
    </w:p>
    <w:p w14:paraId="6DDA4332"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34. </w:t>
      </w:r>
      <w:r w:rsidRPr="006F7DD3">
        <w:rPr>
          <w:sz w:val="18"/>
          <w:szCs w:val="24"/>
        </w:rPr>
        <w:tab/>
        <w:t xml:space="preserve">Hernández, A.; Cooke, D.T.; Lewis, M.; Clarkson, D.T. Fungicides and sterol-deficient mutants of Ustilago maydis: plasma membrane physico-chemical characteristics do not explain growth inhibition. </w:t>
      </w:r>
      <w:r w:rsidRPr="006F7DD3">
        <w:rPr>
          <w:i/>
          <w:iCs/>
          <w:sz w:val="18"/>
          <w:szCs w:val="24"/>
        </w:rPr>
        <w:t>Microbiology</w:t>
      </w:r>
      <w:r w:rsidRPr="006F7DD3">
        <w:rPr>
          <w:sz w:val="18"/>
          <w:szCs w:val="24"/>
        </w:rPr>
        <w:t xml:space="preserve"> </w:t>
      </w:r>
      <w:r w:rsidRPr="006F7DD3">
        <w:rPr>
          <w:b/>
          <w:bCs/>
          <w:sz w:val="18"/>
          <w:szCs w:val="24"/>
        </w:rPr>
        <w:t>1997</w:t>
      </w:r>
      <w:r w:rsidRPr="006F7DD3">
        <w:rPr>
          <w:sz w:val="18"/>
          <w:szCs w:val="24"/>
        </w:rPr>
        <w:t xml:space="preserve">, </w:t>
      </w:r>
      <w:r w:rsidRPr="006F7DD3">
        <w:rPr>
          <w:i/>
          <w:iCs/>
          <w:sz w:val="18"/>
          <w:szCs w:val="24"/>
        </w:rPr>
        <w:t>143</w:t>
      </w:r>
      <w:r w:rsidRPr="006F7DD3">
        <w:rPr>
          <w:sz w:val="18"/>
          <w:szCs w:val="24"/>
        </w:rPr>
        <w:t>, 3165–3174, doi:10.1099/00221287-143-10-3165.</w:t>
      </w:r>
    </w:p>
    <w:p w14:paraId="6950CE9F"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35. </w:t>
      </w:r>
      <w:r w:rsidRPr="006F7DD3">
        <w:rPr>
          <w:sz w:val="18"/>
          <w:szCs w:val="24"/>
        </w:rPr>
        <w:tab/>
        <w:t xml:space="preserve">Ruiz-Herrera, J.; Leon, C.G.; Carabez-Trejo, A.; Reyes-Salinas, E. Structure and chemical composition of the cell walls from the haploid yeast and mycelial forms of Ustilago maydis. </w:t>
      </w:r>
      <w:r w:rsidRPr="006F7DD3">
        <w:rPr>
          <w:i/>
          <w:iCs/>
          <w:sz w:val="18"/>
          <w:szCs w:val="24"/>
        </w:rPr>
        <w:t>Fungal Genet. Biol.</w:t>
      </w:r>
      <w:r w:rsidRPr="006F7DD3">
        <w:rPr>
          <w:sz w:val="18"/>
          <w:szCs w:val="24"/>
        </w:rPr>
        <w:t xml:space="preserve"> </w:t>
      </w:r>
      <w:r w:rsidRPr="006F7DD3">
        <w:rPr>
          <w:b/>
          <w:bCs/>
          <w:sz w:val="18"/>
          <w:szCs w:val="24"/>
        </w:rPr>
        <w:t>1996</w:t>
      </w:r>
      <w:r w:rsidRPr="006F7DD3">
        <w:rPr>
          <w:sz w:val="18"/>
          <w:szCs w:val="24"/>
        </w:rPr>
        <w:t xml:space="preserve">, </w:t>
      </w:r>
      <w:r w:rsidRPr="006F7DD3">
        <w:rPr>
          <w:i/>
          <w:iCs/>
          <w:sz w:val="18"/>
          <w:szCs w:val="24"/>
        </w:rPr>
        <w:t>20</w:t>
      </w:r>
      <w:r w:rsidRPr="006F7DD3">
        <w:rPr>
          <w:sz w:val="18"/>
          <w:szCs w:val="24"/>
        </w:rPr>
        <w:t>, 133–142, doi:10.1006/FGBI.1996.0028.</w:t>
      </w:r>
    </w:p>
    <w:p w14:paraId="5C139488"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36. </w:t>
      </w:r>
      <w:r w:rsidRPr="006F7DD3">
        <w:rPr>
          <w:sz w:val="18"/>
          <w:szCs w:val="24"/>
        </w:rPr>
        <w:tab/>
        <w:t xml:space="preserve">Klement, T.; Milker, S.; Jäger, G.; Grande, P.M.; Domínguez de María, P.; Büchs, J. Biomass pretreatment affects Ustilago maydis in producing itaconic acid. </w:t>
      </w:r>
      <w:r w:rsidRPr="006F7DD3">
        <w:rPr>
          <w:i/>
          <w:iCs/>
          <w:sz w:val="18"/>
          <w:szCs w:val="24"/>
        </w:rPr>
        <w:t>Microb. Cell Fact.</w:t>
      </w:r>
      <w:r w:rsidRPr="006F7DD3">
        <w:rPr>
          <w:sz w:val="18"/>
          <w:szCs w:val="24"/>
        </w:rPr>
        <w:t xml:space="preserve"> </w:t>
      </w:r>
      <w:r w:rsidRPr="006F7DD3">
        <w:rPr>
          <w:b/>
          <w:bCs/>
          <w:sz w:val="18"/>
          <w:szCs w:val="24"/>
        </w:rPr>
        <w:t>2012</w:t>
      </w:r>
      <w:r w:rsidRPr="006F7DD3">
        <w:rPr>
          <w:sz w:val="18"/>
          <w:szCs w:val="24"/>
        </w:rPr>
        <w:t xml:space="preserve">, </w:t>
      </w:r>
      <w:r w:rsidRPr="006F7DD3">
        <w:rPr>
          <w:i/>
          <w:iCs/>
          <w:sz w:val="18"/>
          <w:szCs w:val="24"/>
        </w:rPr>
        <w:t>11</w:t>
      </w:r>
      <w:r w:rsidRPr="006F7DD3">
        <w:rPr>
          <w:sz w:val="18"/>
          <w:szCs w:val="24"/>
        </w:rPr>
        <w:t>, 1–13, doi:10.1186/1475-2859-11-43/FIGURES/6.</w:t>
      </w:r>
    </w:p>
    <w:p w14:paraId="76361F63"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37. </w:t>
      </w:r>
      <w:r w:rsidRPr="006F7DD3">
        <w:rPr>
          <w:sz w:val="18"/>
          <w:szCs w:val="24"/>
        </w:rPr>
        <w:tab/>
        <w:t xml:space="preserve">Bushell, M.E. Fungal physiology (2nd Edition). By David H. Griffin, J. Wiley &amp; Sons, Inc., New York, 1994, x + 458 pp., price £66.00, US$92.50. ISBN 0 471 59586 1. </w:t>
      </w:r>
      <w:r w:rsidRPr="006F7DD3">
        <w:rPr>
          <w:i/>
          <w:iCs/>
          <w:sz w:val="18"/>
          <w:szCs w:val="24"/>
        </w:rPr>
        <w:t>J. Chem. Technol. Biotechnol.</w:t>
      </w:r>
      <w:r w:rsidRPr="006F7DD3">
        <w:rPr>
          <w:sz w:val="18"/>
          <w:szCs w:val="24"/>
        </w:rPr>
        <w:t xml:space="preserve"> </w:t>
      </w:r>
      <w:r w:rsidRPr="006F7DD3">
        <w:rPr>
          <w:b/>
          <w:bCs/>
          <w:sz w:val="18"/>
          <w:szCs w:val="24"/>
        </w:rPr>
        <w:t>1995</w:t>
      </w:r>
      <w:r w:rsidRPr="006F7DD3">
        <w:rPr>
          <w:sz w:val="18"/>
          <w:szCs w:val="24"/>
        </w:rPr>
        <w:t xml:space="preserve">, </w:t>
      </w:r>
      <w:r w:rsidRPr="006F7DD3">
        <w:rPr>
          <w:i/>
          <w:iCs/>
          <w:sz w:val="18"/>
          <w:szCs w:val="24"/>
        </w:rPr>
        <w:t>64</w:t>
      </w:r>
      <w:r w:rsidRPr="006F7DD3">
        <w:rPr>
          <w:sz w:val="18"/>
          <w:szCs w:val="24"/>
        </w:rPr>
        <w:t>, 105–105, doi:10.1002/JCTB.280640118.</w:t>
      </w:r>
    </w:p>
    <w:p w14:paraId="155F0E15" w14:textId="77777777" w:rsidR="006F7DD3" w:rsidRPr="00CD3BD8" w:rsidRDefault="006F7DD3" w:rsidP="006F7DD3">
      <w:pPr>
        <w:widowControl w:val="0"/>
        <w:autoSpaceDE w:val="0"/>
        <w:autoSpaceDN w:val="0"/>
        <w:adjustRightInd w:val="0"/>
        <w:spacing w:line="240" w:lineRule="auto"/>
        <w:ind w:left="640" w:hanging="640"/>
        <w:rPr>
          <w:sz w:val="18"/>
          <w:szCs w:val="24"/>
          <w:lang w:val="de-DE"/>
          <w:rPrChange w:id="36" w:author="Ulf Liebal" w:date="2022-05-16T12:09:00Z">
            <w:rPr>
              <w:sz w:val="18"/>
              <w:szCs w:val="24"/>
            </w:rPr>
          </w:rPrChange>
        </w:rPr>
      </w:pPr>
      <w:r w:rsidRPr="006F7DD3">
        <w:rPr>
          <w:sz w:val="18"/>
          <w:szCs w:val="24"/>
        </w:rPr>
        <w:t xml:space="preserve">38. </w:t>
      </w:r>
      <w:r w:rsidRPr="006F7DD3">
        <w:rPr>
          <w:sz w:val="18"/>
          <w:szCs w:val="24"/>
        </w:rPr>
        <w:tab/>
        <w:t xml:space="preserve">Thiele, I.; Palsson, B. A protocol for generating a high-quality genome-scale metabolic reconstruction. </w:t>
      </w:r>
      <w:r w:rsidRPr="00CD3BD8">
        <w:rPr>
          <w:i/>
          <w:iCs/>
          <w:sz w:val="18"/>
          <w:szCs w:val="24"/>
          <w:lang w:val="de-DE"/>
          <w:rPrChange w:id="37" w:author="Ulf Liebal" w:date="2022-05-16T12:09:00Z">
            <w:rPr>
              <w:i/>
              <w:iCs/>
              <w:sz w:val="18"/>
              <w:szCs w:val="24"/>
            </w:rPr>
          </w:rPrChange>
        </w:rPr>
        <w:t>Nat. Protoc.</w:t>
      </w:r>
      <w:r w:rsidRPr="00CD3BD8">
        <w:rPr>
          <w:sz w:val="18"/>
          <w:szCs w:val="24"/>
          <w:lang w:val="de-DE"/>
          <w:rPrChange w:id="38" w:author="Ulf Liebal" w:date="2022-05-16T12:09:00Z">
            <w:rPr>
              <w:sz w:val="18"/>
              <w:szCs w:val="24"/>
            </w:rPr>
          </w:rPrChange>
        </w:rPr>
        <w:t xml:space="preserve"> </w:t>
      </w:r>
      <w:r w:rsidRPr="00CD3BD8">
        <w:rPr>
          <w:b/>
          <w:bCs/>
          <w:sz w:val="18"/>
          <w:szCs w:val="24"/>
          <w:lang w:val="de-DE"/>
          <w:rPrChange w:id="39" w:author="Ulf Liebal" w:date="2022-05-16T12:09:00Z">
            <w:rPr>
              <w:b/>
              <w:bCs/>
              <w:sz w:val="18"/>
              <w:szCs w:val="24"/>
            </w:rPr>
          </w:rPrChange>
        </w:rPr>
        <w:t>2010</w:t>
      </w:r>
      <w:r w:rsidRPr="00CD3BD8">
        <w:rPr>
          <w:sz w:val="18"/>
          <w:szCs w:val="24"/>
          <w:lang w:val="de-DE"/>
          <w:rPrChange w:id="40" w:author="Ulf Liebal" w:date="2022-05-16T12:09:00Z">
            <w:rPr>
              <w:sz w:val="18"/>
              <w:szCs w:val="24"/>
            </w:rPr>
          </w:rPrChange>
        </w:rPr>
        <w:t xml:space="preserve">, </w:t>
      </w:r>
      <w:r w:rsidRPr="00CD3BD8">
        <w:rPr>
          <w:i/>
          <w:iCs/>
          <w:sz w:val="18"/>
          <w:szCs w:val="24"/>
          <w:lang w:val="de-DE"/>
          <w:rPrChange w:id="41" w:author="Ulf Liebal" w:date="2022-05-16T12:09:00Z">
            <w:rPr>
              <w:i/>
              <w:iCs/>
              <w:sz w:val="18"/>
              <w:szCs w:val="24"/>
            </w:rPr>
          </w:rPrChange>
        </w:rPr>
        <w:t>5</w:t>
      </w:r>
      <w:r w:rsidRPr="00CD3BD8">
        <w:rPr>
          <w:sz w:val="18"/>
          <w:szCs w:val="24"/>
          <w:lang w:val="de-DE"/>
          <w:rPrChange w:id="42" w:author="Ulf Liebal" w:date="2022-05-16T12:09:00Z">
            <w:rPr>
              <w:sz w:val="18"/>
              <w:szCs w:val="24"/>
            </w:rPr>
          </w:rPrChange>
        </w:rPr>
        <w:t>, 93–121, doi:10.1038/nprot.2009.203.</w:t>
      </w:r>
    </w:p>
    <w:p w14:paraId="7AABEB81"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CD3BD8">
        <w:rPr>
          <w:sz w:val="18"/>
          <w:szCs w:val="24"/>
          <w:lang w:val="de-DE"/>
          <w:rPrChange w:id="43" w:author="Ulf Liebal" w:date="2022-05-16T12:09:00Z">
            <w:rPr>
              <w:sz w:val="18"/>
              <w:szCs w:val="24"/>
            </w:rPr>
          </w:rPrChange>
        </w:rPr>
        <w:t xml:space="preserve">39. </w:t>
      </w:r>
      <w:r w:rsidRPr="00CD3BD8">
        <w:rPr>
          <w:sz w:val="18"/>
          <w:szCs w:val="24"/>
          <w:lang w:val="de-DE"/>
          <w:rPrChange w:id="44" w:author="Ulf Liebal" w:date="2022-05-16T12:09:00Z">
            <w:rPr>
              <w:sz w:val="18"/>
              <w:szCs w:val="24"/>
            </w:rPr>
          </w:rPrChange>
        </w:rPr>
        <w:tab/>
        <w:t xml:space="preserve">Geiser, E.; Przybilla, S.K.; Engel, M.; Kleineberg, W.; Büttner, L.; Sarikaya, E.; Hartog, T. den; Klankermayer, J.; Leitner, W.; Bölker, M.; et al. </w:t>
      </w:r>
      <w:r w:rsidRPr="006F7DD3">
        <w:rPr>
          <w:sz w:val="18"/>
          <w:szCs w:val="24"/>
        </w:rPr>
        <w:t xml:space="preserve">Genetic and biochemical insights into the itaconate pathway of Ustilago maydis enable enhanced production. </w:t>
      </w:r>
      <w:r w:rsidRPr="006F7DD3">
        <w:rPr>
          <w:i/>
          <w:iCs/>
          <w:sz w:val="18"/>
          <w:szCs w:val="24"/>
        </w:rPr>
        <w:t>Metab. Eng.</w:t>
      </w:r>
      <w:r w:rsidRPr="006F7DD3">
        <w:rPr>
          <w:sz w:val="18"/>
          <w:szCs w:val="24"/>
        </w:rPr>
        <w:t xml:space="preserve"> </w:t>
      </w:r>
      <w:r w:rsidRPr="006F7DD3">
        <w:rPr>
          <w:b/>
          <w:bCs/>
          <w:sz w:val="18"/>
          <w:szCs w:val="24"/>
        </w:rPr>
        <w:t>2016</w:t>
      </w:r>
      <w:r w:rsidRPr="006F7DD3">
        <w:rPr>
          <w:sz w:val="18"/>
          <w:szCs w:val="24"/>
        </w:rPr>
        <w:t xml:space="preserve">, </w:t>
      </w:r>
      <w:r w:rsidRPr="006F7DD3">
        <w:rPr>
          <w:i/>
          <w:iCs/>
          <w:sz w:val="18"/>
          <w:szCs w:val="24"/>
        </w:rPr>
        <w:t>38</w:t>
      </w:r>
      <w:r w:rsidRPr="006F7DD3">
        <w:rPr>
          <w:sz w:val="18"/>
          <w:szCs w:val="24"/>
        </w:rPr>
        <w:t>, 427–435, doi:10.1016/J.YMBEN.2016.10.006.</w:t>
      </w:r>
    </w:p>
    <w:p w14:paraId="3076B6B0"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lastRenderedPageBreak/>
        <w:t xml:space="preserve">40. </w:t>
      </w:r>
      <w:r w:rsidRPr="006F7DD3">
        <w:rPr>
          <w:sz w:val="18"/>
          <w:szCs w:val="24"/>
        </w:rPr>
        <w:tab/>
        <w:t xml:space="preserve">Milo, R.; Jorgensen, P.; Moran, U.; Weber, G.; Springer, M. BioNumbers—the database of key numbers in molecular and cell biology. </w:t>
      </w:r>
      <w:r w:rsidRPr="006F7DD3">
        <w:rPr>
          <w:i/>
          <w:iCs/>
          <w:sz w:val="18"/>
          <w:szCs w:val="24"/>
        </w:rPr>
        <w:t>Nucleic Acids Res.</w:t>
      </w:r>
      <w:r w:rsidRPr="006F7DD3">
        <w:rPr>
          <w:sz w:val="18"/>
          <w:szCs w:val="24"/>
        </w:rPr>
        <w:t xml:space="preserve"> </w:t>
      </w:r>
      <w:r w:rsidRPr="006F7DD3">
        <w:rPr>
          <w:b/>
          <w:bCs/>
          <w:sz w:val="18"/>
          <w:szCs w:val="24"/>
        </w:rPr>
        <w:t>2010</w:t>
      </w:r>
      <w:r w:rsidRPr="006F7DD3">
        <w:rPr>
          <w:sz w:val="18"/>
          <w:szCs w:val="24"/>
        </w:rPr>
        <w:t xml:space="preserve">, </w:t>
      </w:r>
      <w:r w:rsidRPr="006F7DD3">
        <w:rPr>
          <w:i/>
          <w:iCs/>
          <w:sz w:val="18"/>
          <w:szCs w:val="24"/>
        </w:rPr>
        <w:t>38</w:t>
      </w:r>
      <w:r w:rsidRPr="006F7DD3">
        <w:rPr>
          <w:sz w:val="18"/>
          <w:szCs w:val="24"/>
        </w:rPr>
        <w:t>, D750, doi:10.1093/NAR/GKP889.</w:t>
      </w:r>
    </w:p>
    <w:p w14:paraId="554B5D78"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41. </w:t>
      </w:r>
      <w:r w:rsidRPr="006F7DD3">
        <w:rPr>
          <w:sz w:val="18"/>
          <w:szCs w:val="24"/>
        </w:rPr>
        <w:tab/>
        <w:t xml:space="preserve">Sato, T.K.; Tremaine, M.; Parreiras, L.S.; Hebert, A.S.; Myers, K.S.; Higbee, A.J.; Sardi, M.; McIlwain, S.J.; Ong, I.M.; Breuer, R.J.; et al. Directed Evolution Reveals Unexpected Epistatic Interactions That Alter Metabolic Regulation and Enable Anaerobic Xylose Use by Saccharomyces cerevisiae. </w:t>
      </w:r>
      <w:r w:rsidRPr="006F7DD3">
        <w:rPr>
          <w:i/>
          <w:iCs/>
          <w:sz w:val="18"/>
          <w:szCs w:val="24"/>
        </w:rPr>
        <w:t>PLOS Genet.</w:t>
      </w:r>
      <w:r w:rsidRPr="006F7DD3">
        <w:rPr>
          <w:sz w:val="18"/>
          <w:szCs w:val="24"/>
        </w:rPr>
        <w:t xml:space="preserve"> </w:t>
      </w:r>
      <w:r w:rsidRPr="006F7DD3">
        <w:rPr>
          <w:b/>
          <w:bCs/>
          <w:sz w:val="18"/>
          <w:szCs w:val="24"/>
        </w:rPr>
        <w:t>2016</w:t>
      </w:r>
      <w:r w:rsidRPr="006F7DD3">
        <w:rPr>
          <w:sz w:val="18"/>
          <w:szCs w:val="24"/>
        </w:rPr>
        <w:t xml:space="preserve">, </w:t>
      </w:r>
      <w:r w:rsidRPr="006F7DD3">
        <w:rPr>
          <w:i/>
          <w:iCs/>
          <w:sz w:val="18"/>
          <w:szCs w:val="24"/>
        </w:rPr>
        <w:t>12</w:t>
      </w:r>
      <w:r w:rsidRPr="006F7DD3">
        <w:rPr>
          <w:sz w:val="18"/>
          <w:szCs w:val="24"/>
        </w:rPr>
        <w:t>, e1006372, doi:10.1371/JOURNAL.PGEN.1006372.</w:t>
      </w:r>
    </w:p>
    <w:p w14:paraId="474DB523"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42. </w:t>
      </w:r>
      <w:r w:rsidRPr="006F7DD3">
        <w:rPr>
          <w:sz w:val="18"/>
          <w:szCs w:val="24"/>
        </w:rPr>
        <w:tab/>
        <w:t xml:space="preserve">Lu, H.; Li, F.; Sánchez, B.J.; Zhu, Z.; Li, G.; Domenzain, I.; Marcišauskas, S.; Anton, P.M.; Lappa, D.; Lieven, C.; et al. A consensus S. cerevisiae metabolic model Yeast8 and its ecosystem for comprehensively probing cellular metabolism. </w:t>
      </w:r>
      <w:r w:rsidRPr="006F7DD3">
        <w:rPr>
          <w:i/>
          <w:iCs/>
          <w:sz w:val="18"/>
          <w:szCs w:val="24"/>
        </w:rPr>
        <w:t>Nat. Commun.</w:t>
      </w:r>
      <w:r w:rsidRPr="006F7DD3">
        <w:rPr>
          <w:sz w:val="18"/>
          <w:szCs w:val="24"/>
        </w:rPr>
        <w:t xml:space="preserve"> </w:t>
      </w:r>
      <w:r w:rsidRPr="006F7DD3">
        <w:rPr>
          <w:b/>
          <w:bCs/>
          <w:sz w:val="18"/>
          <w:szCs w:val="24"/>
        </w:rPr>
        <w:t>2019</w:t>
      </w:r>
      <w:r w:rsidRPr="006F7DD3">
        <w:rPr>
          <w:sz w:val="18"/>
          <w:szCs w:val="24"/>
        </w:rPr>
        <w:t xml:space="preserve">, </w:t>
      </w:r>
      <w:r w:rsidRPr="006F7DD3">
        <w:rPr>
          <w:i/>
          <w:iCs/>
          <w:sz w:val="18"/>
          <w:szCs w:val="24"/>
        </w:rPr>
        <w:t>10</w:t>
      </w:r>
      <w:r w:rsidRPr="006F7DD3">
        <w:rPr>
          <w:sz w:val="18"/>
          <w:szCs w:val="24"/>
        </w:rPr>
        <w:t>, 1–13, doi:10.1038/s41467-019-11581-3.</w:t>
      </w:r>
    </w:p>
    <w:p w14:paraId="0B2AD2D0"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43. </w:t>
      </w:r>
      <w:r w:rsidRPr="006F7DD3">
        <w:rPr>
          <w:sz w:val="18"/>
          <w:szCs w:val="24"/>
        </w:rPr>
        <w:tab/>
        <w:t xml:space="preserve">Lieven, C.; Beber, M.E.; Olivier, B.G.; Bergmann, F.T.; Ataman, M.; Babaei, P.; Bartell, J.A.; Blank, L.M.; Chauhan, S.; Correia, K.; et al. MEMOTE for standardized genome-scale metabolic model testing. </w:t>
      </w:r>
      <w:r w:rsidRPr="006F7DD3">
        <w:rPr>
          <w:i/>
          <w:iCs/>
          <w:sz w:val="18"/>
          <w:szCs w:val="24"/>
        </w:rPr>
        <w:t>Nat. Biotechnol.</w:t>
      </w:r>
      <w:r w:rsidRPr="006F7DD3">
        <w:rPr>
          <w:sz w:val="18"/>
          <w:szCs w:val="24"/>
        </w:rPr>
        <w:t xml:space="preserve"> </w:t>
      </w:r>
      <w:r w:rsidRPr="006F7DD3">
        <w:rPr>
          <w:b/>
          <w:bCs/>
          <w:sz w:val="18"/>
          <w:szCs w:val="24"/>
        </w:rPr>
        <w:t>2020</w:t>
      </w:r>
      <w:r w:rsidRPr="006F7DD3">
        <w:rPr>
          <w:sz w:val="18"/>
          <w:szCs w:val="24"/>
        </w:rPr>
        <w:t xml:space="preserve">, </w:t>
      </w:r>
      <w:r w:rsidRPr="006F7DD3">
        <w:rPr>
          <w:i/>
          <w:iCs/>
          <w:sz w:val="18"/>
          <w:szCs w:val="24"/>
        </w:rPr>
        <w:t>38</w:t>
      </w:r>
      <w:r w:rsidRPr="006F7DD3">
        <w:rPr>
          <w:sz w:val="18"/>
          <w:szCs w:val="24"/>
        </w:rPr>
        <w:t>, 272–276, doi:10.1038/s41587-020-0446-y.</w:t>
      </w:r>
    </w:p>
    <w:p w14:paraId="04E639E7" w14:textId="77777777" w:rsidR="006F7DD3" w:rsidRPr="006F7DD3" w:rsidRDefault="006F7DD3" w:rsidP="006F7DD3">
      <w:pPr>
        <w:widowControl w:val="0"/>
        <w:autoSpaceDE w:val="0"/>
        <w:autoSpaceDN w:val="0"/>
        <w:adjustRightInd w:val="0"/>
        <w:spacing w:line="240" w:lineRule="auto"/>
        <w:ind w:left="640" w:hanging="640"/>
        <w:rPr>
          <w:sz w:val="18"/>
          <w:szCs w:val="24"/>
        </w:rPr>
      </w:pPr>
      <w:r w:rsidRPr="006F7DD3">
        <w:rPr>
          <w:sz w:val="18"/>
          <w:szCs w:val="24"/>
        </w:rPr>
        <w:t xml:space="preserve">44. </w:t>
      </w:r>
      <w:r w:rsidRPr="006F7DD3">
        <w:rPr>
          <w:sz w:val="18"/>
          <w:szCs w:val="24"/>
        </w:rPr>
        <w:tab/>
        <w:t xml:space="preserve">Schirawski, J. Invasion is sweet. </w:t>
      </w:r>
      <w:r w:rsidRPr="006F7DD3">
        <w:rPr>
          <w:i/>
          <w:iCs/>
          <w:sz w:val="18"/>
          <w:szCs w:val="24"/>
        </w:rPr>
        <w:t>New Phytol.</w:t>
      </w:r>
      <w:r w:rsidRPr="006F7DD3">
        <w:rPr>
          <w:sz w:val="18"/>
          <w:szCs w:val="24"/>
        </w:rPr>
        <w:t xml:space="preserve"> </w:t>
      </w:r>
      <w:r w:rsidRPr="006F7DD3">
        <w:rPr>
          <w:b/>
          <w:bCs/>
          <w:sz w:val="18"/>
          <w:szCs w:val="24"/>
        </w:rPr>
        <w:t>2015</w:t>
      </w:r>
      <w:r w:rsidRPr="006F7DD3">
        <w:rPr>
          <w:sz w:val="18"/>
          <w:szCs w:val="24"/>
        </w:rPr>
        <w:t xml:space="preserve">, </w:t>
      </w:r>
      <w:r w:rsidRPr="006F7DD3">
        <w:rPr>
          <w:i/>
          <w:iCs/>
          <w:sz w:val="18"/>
          <w:szCs w:val="24"/>
        </w:rPr>
        <w:t>206</w:t>
      </w:r>
      <w:r w:rsidRPr="006F7DD3">
        <w:rPr>
          <w:sz w:val="18"/>
          <w:szCs w:val="24"/>
        </w:rPr>
        <w:t>, 892–894, doi:10.1111/nph.13397.</w:t>
      </w:r>
    </w:p>
    <w:p w14:paraId="0F47F936" w14:textId="77777777" w:rsidR="006F7DD3" w:rsidRPr="006F7DD3" w:rsidRDefault="006F7DD3" w:rsidP="006F7DD3">
      <w:pPr>
        <w:widowControl w:val="0"/>
        <w:autoSpaceDE w:val="0"/>
        <w:autoSpaceDN w:val="0"/>
        <w:adjustRightInd w:val="0"/>
        <w:spacing w:line="240" w:lineRule="auto"/>
        <w:ind w:left="640" w:hanging="640"/>
        <w:rPr>
          <w:sz w:val="18"/>
        </w:rPr>
      </w:pPr>
      <w:r w:rsidRPr="006F7DD3">
        <w:rPr>
          <w:sz w:val="18"/>
          <w:szCs w:val="24"/>
        </w:rPr>
        <w:t xml:space="preserve">45. </w:t>
      </w:r>
      <w:r w:rsidRPr="006F7DD3">
        <w:rPr>
          <w:sz w:val="18"/>
          <w:szCs w:val="24"/>
        </w:rPr>
        <w:tab/>
        <w:t xml:space="preserve">Verduyn, C.; Stouthamer, A.H.; Scheffers, W.A.; van Dijken, J.P. A theoretical evaluation of growth yields of yeasts. </w:t>
      </w:r>
      <w:r w:rsidRPr="006F7DD3">
        <w:rPr>
          <w:i/>
          <w:iCs/>
          <w:sz w:val="18"/>
          <w:szCs w:val="24"/>
        </w:rPr>
        <w:t>Antonie van Leeuwenhoek 1991 591</w:t>
      </w:r>
      <w:r w:rsidRPr="006F7DD3">
        <w:rPr>
          <w:sz w:val="18"/>
          <w:szCs w:val="24"/>
        </w:rPr>
        <w:t xml:space="preserve"> </w:t>
      </w:r>
      <w:r w:rsidRPr="006F7DD3">
        <w:rPr>
          <w:b/>
          <w:bCs/>
          <w:sz w:val="18"/>
          <w:szCs w:val="24"/>
        </w:rPr>
        <w:t>1991</w:t>
      </w:r>
      <w:r w:rsidRPr="006F7DD3">
        <w:rPr>
          <w:sz w:val="18"/>
          <w:szCs w:val="24"/>
        </w:rPr>
        <w:t xml:space="preserve">, </w:t>
      </w:r>
      <w:r w:rsidRPr="006F7DD3">
        <w:rPr>
          <w:i/>
          <w:iCs/>
          <w:sz w:val="18"/>
          <w:szCs w:val="24"/>
        </w:rPr>
        <w:t>59</w:t>
      </w:r>
      <w:r w:rsidRPr="006F7DD3">
        <w:rPr>
          <w:sz w:val="18"/>
          <w:szCs w:val="24"/>
        </w:rPr>
        <w:t>, 49–63, doi:10.1007/BF00582119.</w:t>
      </w:r>
    </w:p>
    <w:p w14:paraId="53B6971C" w14:textId="200E25BD" w:rsidR="00683072" w:rsidRDefault="00683072" w:rsidP="004A1F4F">
      <w:pPr>
        <w:pStyle w:val="MDPI71References"/>
        <w:numPr>
          <w:ilvl w:val="0"/>
          <w:numId w:val="0"/>
        </w:numPr>
        <w:ind w:left="425"/>
      </w:pPr>
      <w:r>
        <w:fldChar w:fldCharType="end"/>
      </w:r>
    </w:p>
    <w:sectPr w:rsidR="00683072" w:rsidSect="00BF1510">
      <w:headerReference w:type="even" r:id="rId18"/>
      <w:headerReference w:type="default" r:id="rId19"/>
      <w:footerReference w:type="default" r:id="rId20"/>
      <w:headerReference w:type="first" r:id="rId21"/>
      <w:footerReference w:type="first" r:id="rId22"/>
      <w:type w:val="continuous"/>
      <w:pgSz w:w="11906" w:h="16838" w:code="9"/>
      <w:pgMar w:top="1417" w:right="720" w:bottom="1077" w:left="720" w:header="1020" w:footer="340" w:gutter="0"/>
      <w:pgNumType w:start="1"/>
      <w:cols w:space="425"/>
      <w:titlePg/>
      <w:bidi/>
      <w:docGrid w:type="lines" w:linePitch="326"/>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F1D15F" w16cex:dateUtc="2022-03-21T11:13:17.853Z"/>
  <w16cex:commentExtensible w16cex:durableId="5EDE7E6E" w16cex:dateUtc="2022-03-22T14:09:11.136Z"/>
  <w16cex:commentExtensible w16cex:durableId="685EB0B7" w16cex:dateUtc="2022-03-22T14:09:20.999Z"/>
  <w16cex:commentExtensible w16cex:durableId="684A1193" w16cex:dateUtc="2022-03-23T07:53:58.012Z"/>
  <w16cex:commentExtensible w16cex:durableId="08A84AC6" w16cex:dateUtc="2022-03-23T08:00:54.893Z"/>
  <w16cex:commentExtensible w16cex:durableId="0B01E1AE" w16cex:dateUtc="2022-03-23T08:14:36.699Z"/>
</w16cex:commentsExtensible>
</file>

<file path=word/commentsIds.xml><?xml version="1.0" encoding="utf-8"?>
<w16cid:commentsIds xmlns:mc="http://schemas.openxmlformats.org/markup-compatibility/2006" xmlns:w16cid="http://schemas.microsoft.com/office/word/2016/wordml/cid" mc:Ignorable="w16cid">
  <w16cid:commentId w16cid:paraId="768B18F3" w16cid:durableId="78F1D15F"/>
  <w16cid:commentId w16cid:paraId="0D55AFA2" w16cid:durableId="685EB0B7"/>
  <w16cid:commentId w16cid:paraId="2408E37D" w16cid:durableId="5EDE7E6E"/>
  <w16cid:commentId w16cid:paraId="044E2F8A" w16cid:durableId="684A1193"/>
  <w16cid:commentId w16cid:paraId="348318D9" w16cid:durableId="08A84AC6"/>
  <w16cid:commentId w16cid:paraId="72DE6303" w16cid:durableId="0B01E1AE"/>
</w16cid:commentsIds>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D6398E" w14:textId="77777777" w:rsidR="00A153E8" w:rsidRDefault="00A153E8">
      <w:pPr>
        <w:spacing w:line="240" w:lineRule="auto"/>
      </w:pPr>
      <w:r>
        <w:separator/>
      </w:r>
    </w:p>
  </w:endnote>
  <w:endnote w:type="continuationSeparator" w:id="0">
    <w:p w14:paraId="7809AA3D" w14:textId="77777777" w:rsidR="00A153E8" w:rsidRDefault="00A153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altName w:val="Microsoft Sans Serif"/>
    <w:panose1 w:val="020B0304020202020204"/>
    <w:charset w:val="DE"/>
    <w:family w:val="roman"/>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TeamViewer15">
    <w:charset w:val="00"/>
    <w:family w:val="decorative"/>
    <w:notTrueType/>
    <w:pitch w:val="variable"/>
    <w:sig w:usb0="00000003" w:usb1="00000000" w:usb2="00000000" w:usb3="00000000" w:csb0="00000001" w:csb1="00000000"/>
  </w:font>
  <w:font w:name="DengXian">
    <w:altName w:val="SimSun"/>
    <w:panose1 w:val="02010600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Times-Italic">
    <w:panose1 w:val="00000000000000000000"/>
    <w:charset w:val="00"/>
    <w:family w:val="roman"/>
    <w:notTrueType/>
    <w:pitch w:val="default"/>
    <w:sig w:usb0="00000003" w:usb1="00000000" w:usb2="00000000" w:usb3="00000000" w:csb0="00000001" w:csb1="00000000"/>
  </w:font>
  <w:font w:name="CambriaMath">
    <w:altName w:val="Malgun Gothic"/>
    <w:panose1 w:val="00000000000000000000"/>
    <w:charset w:val="81"/>
    <w:family w:val="auto"/>
    <w:notTrueType/>
    <w:pitch w:val="default"/>
    <w:sig w:usb0="00000000" w:usb1="09060000" w:usb2="00000010" w:usb3="00000000" w:csb0="0008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3" w14:textId="77777777" w:rsidR="00A153E8" w:rsidRPr="00327793" w:rsidRDefault="00A153E8" w:rsidP="008765C7">
    <w:pPr>
      <w:pStyle w:val="Footer"/>
      <w:spacing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9" w14:textId="77777777" w:rsidR="00A153E8" w:rsidRDefault="00A153E8" w:rsidP="00D165AC">
    <w:pPr>
      <w:pBdr>
        <w:top w:val="single" w:sz="4" w:space="0" w:color="000000"/>
      </w:pBdr>
      <w:tabs>
        <w:tab w:val="right" w:pos="8844"/>
      </w:tabs>
      <w:adjustRightInd w:val="0"/>
      <w:snapToGrid w:val="0"/>
      <w:spacing w:before="480" w:line="100" w:lineRule="exact"/>
      <w:jc w:val="left"/>
      <w:rPr>
        <w:i/>
        <w:sz w:val="16"/>
        <w:szCs w:val="16"/>
        <w:lang w:val="it-IT"/>
      </w:rPr>
    </w:pPr>
  </w:p>
  <w:p w14:paraId="04A431EA" w14:textId="31586FBC" w:rsidR="00A153E8" w:rsidRPr="00EE0053" w:rsidRDefault="00A153E8" w:rsidP="00AA048A">
    <w:pPr>
      <w:tabs>
        <w:tab w:val="right" w:pos="10466"/>
      </w:tabs>
      <w:adjustRightInd w:val="0"/>
      <w:snapToGrid w:val="0"/>
      <w:spacing w:line="240" w:lineRule="auto"/>
      <w:rPr>
        <w:sz w:val="16"/>
        <w:szCs w:val="16"/>
        <w:lang w:val="it-IT"/>
      </w:rPr>
    </w:pPr>
    <w:r w:rsidRPr="00FD3A68">
      <w:rPr>
        <w:b/>
        <w:bCs/>
        <w:iCs/>
        <w:sz w:val="16"/>
        <w:szCs w:val="16"/>
        <w:lang w:val="it-IT"/>
      </w:rPr>
      <w:t>202</w:t>
    </w:r>
    <w:r>
      <w:rPr>
        <w:b/>
        <w:bCs/>
        <w:iCs/>
        <w:sz w:val="16"/>
        <w:szCs w:val="16"/>
        <w:lang w:val="it-IT"/>
      </w:rPr>
      <w:t>2</w:t>
    </w:r>
    <w:r w:rsidRPr="003174AC">
      <w:rPr>
        <w:bCs/>
        <w:iCs/>
        <w:sz w:val="16"/>
        <w:szCs w:val="16"/>
        <w:lang w:val="it-IT"/>
      </w:rPr>
      <w:t xml:space="preserve">, </w:t>
    </w:r>
    <w:r>
      <w:rPr>
        <w:bCs/>
        <w:iCs/>
        <w:sz w:val="16"/>
        <w:szCs w:val="16"/>
        <w:lang w:val="it-IT"/>
      </w:rPr>
      <w:t xml:space="preserve">03. Liebal et al.,JoF: </w:t>
    </w:r>
    <w:r w:rsidRPr="00E534CE">
      <w:rPr>
        <w:bCs/>
        <w:i/>
        <w:iCs/>
        <w:sz w:val="16"/>
        <w:szCs w:val="16"/>
        <w:lang w:val="it-IT"/>
      </w:rPr>
      <w:t>U. maydis</w:t>
    </w:r>
    <w:r>
      <w:rPr>
        <w:bCs/>
        <w:iCs/>
        <w:sz w:val="16"/>
        <w:szCs w:val="16"/>
        <w:lang w:val="it-IT"/>
      </w:rPr>
      <w:t xml:space="preserve"> genome scale model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342517" w14:textId="77777777" w:rsidR="00A153E8" w:rsidRDefault="00A153E8">
      <w:pPr>
        <w:spacing w:line="240" w:lineRule="auto"/>
      </w:pPr>
      <w:r>
        <w:separator/>
      </w:r>
    </w:p>
  </w:footnote>
  <w:footnote w:type="continuationSeparator" w:id="0">
    <w:p w14:paraId="3B232B88" w14:textId="77777777" w:rsidR="00A153E8" w:rsidRDefault="00A153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DF" w14:textId="77777777" w:rsidR="00A153E8" w:rsidRDefault="00A153E8" w:rsidP="008765C7">
    <w:pPr>
      <w:pStyle w:val="Header"/>
      <w:pBdr>
        <w:bottom w:val="none" w:sz="0" w:space="0"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0" w14:textId="1CC5B01D" w:rsidR="00A153E8" w:rsidRDefault="00A153E8" w:rsidP="00AA048A">
    <w:pPr>
      <w:tabs>
        <w:tab w:val="right" w:pos="10466"/>
      </w:tabs>
      <w:adjustRightInd w:val="0"/>
      <w:snapToGrid w:val="0"/>
      <w:spacing w:line="240" w:lineRule="auto"/>
      <w:rPr>
        <w:sz w:val="16"/>
      </w:rPr>
    </w:pPr>
    <w:r>
      <w:rPr>
        <w:sz w:val="16"/>
      </w:rPr>
      <w:tab/>
    </w:r>
    <w:r>
      <w:rPr>
        <w:sz w:val="16"/>
      </w:rPr>
      <w:fldChar w:fldCharType="begin"/>
    </w:r>
    <w:r>
      <w:rPr>
        <w:sz w:val="16"/>
      </w:rPr>
      <w:instrText xml:space="preserve"> PAGE   \* MERGEFORMAT </w:instrText>
    </w:r>
    <w:r>
      <w:rPr>
        <w:sz w:val="16"/>
      </w:rPr>
      <w:fldChar w:fldCharType="separate"/>
    </w:r>
    <w:r w:rsidR="00CD3BD8">
      <w:rPr>
        <w:sz w:val="16"/>
      </w:rPr>
      <w:t>11</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sidR="00CD3BD8">
      <w:rPr>
        <w:sz w:val="16"/>
      </w:rPr>
      <w:t>14</w:t>
    </w:r>
    <w:r>
      <w:rPr>
        <w:sz w:val="16"/>
      </w:rPr>
      <w:fldChar w:fldCharType="end"/>
    </w:r>
  </w:p>
  <w:p w14:paraId="04A431E1" w14:textId="77777777" w:rsidR="00A153E8" w:rsidRPr="00D13D31" w:rsidRDefault="00A153E8" w:rsidP="00D165AC">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87" w:type="dxa"/>
      <w:tblCellMar>
        <w:left w:w="0" w:type="dxa"/>
        <w:right w:w="0" w:type="dxa"/>
      </w:tblCellMar>
      <w:tblLook w:val="04A0" w:firstRow="1" w:lastRow="0" w:firstColumn="1" w:lastColumn="0" w:noHBand="0" w:noVBand="1"/>
    </w:tblPr>
    <w:tblGrid>
      <w:gridCol w:w="3679"/>
      <w:gridCol w:w="4535"/>
      <w:gridCol w:w="2273"/>
    </w:tblGrid>
    <w:tr w:rsidR="00A153E8" w:rsidRPr="00AA048A" w14:paraId="04A431E7" w14:textId="77777777" w:rsidTr="00AA048A">
      <w:trPr>
        <w:trHeight w:val="686"/>
      </w:trPr>
      <w:tc>
        <w:tcPr>
          <w:tcW w:w="3679" w:type="dxa"/>
          <w:shd w:val="clear" w:color="auto" w:fill="auto"/>
          <w:vAlign w:val="center"/>
        </w:tcPr>
        <w:p w14:paraId="04A431E4" w14:textId="669FB9F8" w:rsidR="00A153E8" w:rsidRPr="0011000A" w:rsidRDefault="00A153E8" w:rsidP="00AA048A">
          <w:pPr>
            <w:pStyle w:val="Header"/>
            <w:pBdr>
              <w:bottom w:val="none" w:sz="0" w:space="0" w:color="auto"/>
            </w:pBdr>
            <w:jc w:val="left"/>
            <w:rPr>
              <w:rFonts w:eastAsia="DengXian"/>
              <w:b/>
              <w:bCs/>
            </w:rPr>
          </w:pPr>
        </w:p>
      </w:tc>
      <w:tc>
        <w:tcPr>
          <w:tcW w:w="4535" w:type="dxa"/>
          <w:shd w:val="clear" w:color="auto" w:fill="auto"/>
          <w:vAlign w:val="center"/>
        </w:tcPr>
        <w:p w14:paraId="04A431E5" w14:textId="77777777" w:rsidR="00A153E8" w:rsidRPr="0011000A" w:rsidRDefault="00A153E8" w:rsidP="00AA048A">
          <w:pPr>
            <w:pStyle w:val="Header"/>
            <w:pBdr>
              <w:bottom w:val="none" w:sz="0" w:space="0" w:color="auto"/>
            </w:pBdr>
            <w:rPr>
              <w:rFonts w:eastAsia="DengXian"/>
              <w:b/>
              <w:bCs/>
            </w:rPr>
          </w:pPr>
        </w:p>
      </w:tc>
      <w:tc>
        <w:tcPr>
          <w:tcW w:w="2273" w:type="dxa"/>
          <w:shd w:val="clear" w:color="auto" w:fill="auto"/>
          <w:vAlign w:val="center"/>
        </w:tcPr>
        <w:p w14:paraId="04A431E6" w14:textId="18AE466C" w:rsidR="00A153E8" w:rsidRPr="0011000A" w:rsidRDefault="00A153E8" w:rsidP="00AA048A">
          <w:pPr>
            <w:pStyle w:val="Header"/>
            <w:pBdr>
              <w:bottom w:val="none" w:sz="0" w:space="0" w:color="auto"/>
            </w:pBdr>
            <w:jc w:val="right"/>
            <w:rPr>
              <w:rFonts w:eastAsia="DengXian"/>
              <w:b/>
              <w:bCs/>
            </w:rPr>
          </w:pPr>
        </w:p>
      </w:tc>
    </w:tr>
  </w:tbl>
  <w:p w14:paraId="04A431E8" w14:textId="77777777" w:rsidR="00A153E8" w:rsidRPr="00A920FE" w:rsidRDefault="00A153E8" w:rsidP="00D165AC">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68F5"/>
    <w:multiLevelType w:val="hybridMultilevel"/>
    <w:tmpl w:val="F7E250A8"/>
    <w:lvl w:ilvl="0" w:tplc="5A92E4B0">
      <w:start w:val="1"/>
      <w:numFmt w:val="decimal"/>
      <w:lvlRestart w:val="0"/>
      <w:pStyle w:val="MDPI71References"/>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pStyle w:val="MDPI38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075B53"/>
    <w:multiLevelType w:val="hybridMultilevel"/>
    <w:tmpl w:val="A0DCA02E"/>
    <w:lvl w:ilvl="0" w:tplc="5CB0595C">
      <w:start w:val="1"/>
      <w:numFmt w:val="decimal"/>
      <w:lvlRestart w:val="0"/>
      <w:pStyle w:val="MDPI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8" w15:restartNumberingAfterBreak="0">
    <w:nsid w:val="706D5736"/>
    <w:multiLevelType w:val="hybridMultilevel"/>
    <w:tmpl w:val="E3640C5C"/>
    <w:lvl w:ilvl="0" w:tplc="0409000F">
      <w:start w:val="1"/>
      <w:numFmt w:val="decimal"/>
      <w:lvlText w:val="%1."/>
      <w:lvlJc w:val="left"/>
      <w:pPr>
        <w:ind w:left="1429" w:hanging="360"/>
      </w:pPr>
      <w:rPr>
        <w:rFonts w:hint="eastAsia"/>
      </w:r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num w:numId="1">
    <w:abstractNumId w:val="3"/>
  </w:num>
  <w:num w:numId="2">
    <w:abstractNumId w:val="5"/>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7"/>
  </w:num>
  <w:num w:numId="7">
    <w:abstractNumId w:val="1"/>
  </w:num>
  <w:num w:numId="8">
    <w:abstractNumId w:val="7"/>
  </w:num>
  <w:num w:numId="9">
    <w:abstractNumId w:val="1"/>
  </w:num>
  <w:num w:numId="10">
    <w:abstractNumId w:val="7"/>
  </w:num>
  <w:num w:numId="11">
    <w:abstractNumId w:val="1"/>
  </w:num>
  <w:num w:numId="12">
    <w:abstractNumId w:val="8"/>
  </w:num>
  <w:num w:numId="13">
    <w:abstractNumId w:val="7"/>
  </w:num>
  <w:num w:numId="14">
    <w:abstractNumId w:val="1"/>
  </w:num>
  <w:num w:numId="15">
    <w:abstractNumId w:val="0"/>
  </w:num>
  <w:num w:numId="16">
    <w:abstractNumId w:val="6"/>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lf Liebal">
    <w15:presenceInfo w15:providerId="Windows Live" w15:userId="294b3999772e6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317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YxMTcxMbY0Mre0MDRV0lEKTi0uzszPAykwtKwFAJcluTwtAAAA"/>
  </w:docVars>
  <w:rsids>
    <w:rsidRoot w:val="00EB1C2F"/>
    <w:rsid w:val="000076E2"/>
    <w:rsid w:val="0001218A"/>
    <w:rsid w:val="00016829"/>
    <w:rsid w:val="0002503D"/>
    <w:rsid w:val="00031FDC"/>
    <w:rsid w:val="0003312A"/>
    <w:rsid w:val="00034968"/>
    <w:rsid w:val="0004577D"/>
    <w:rsid w:val="00047D32"/>
    <w:rsid w:val="000625D4"/>
    <w:rsid w:val="00070871"/>
    <w:rsid w:val="00070A79"/>
    <w:rsid w:val="00073876"/>
    <w:rsid w:val="00081EE0"/>
    <w:rsid w:val="00082508"/>
    <w:rsid w:val="00086B81"/>
    <w:rsid w:val="00094CCA"/>
    <w:rsid w:val="000B286D"/>
    <w:rsid w:val="000B4B75"/>
    <w:rsid w:val="000B5076"/>
    <w:rsid w:val="000C05A7"/>
    <w:rsid w:val="000D4838"/>
    <w:rsid w:val="000E6D44"/>
    <w:rsid w:val="000F1E23"/>
    <w:rsid w:val="000F5438"/>
    <w:rsid w:val="000F7EFB"/>
    <w:rsid w:val="001057BE"/>
    <w:rsid w:val="0011000A"/>
    <w:rsid w:val="00112537"/>
    <w:rsid w:val="00115F6B"/>
    <w:rsid w:val="00124063"/>
    <w:rsid w:val="001339F2"/>
    <w:rsid w:val="00133C79"/>
    <w:rsid w:val="00135F78"/>
    <w:rsid w:val="00136103"/>
    <w:rsid w:val="00136ECA"/>
    <w:rsid w:val="001413EA"/>
    <w:rsid w:val="0015230B"/>
    <w:rsid w:val="0015783D"/>
    <w:rsid w:val="00161C57"/>
    <w:rsid w:val="0017587A"/>
    <w:rsid w:val="00191C1F"/>
    <w:rsid w:val="00195D76"/>
    <w:rsid w:val="001A310F"/>
    <w:rsid w:val="001B178E"/>
    <w:rsid w:val="001B3B00"/>
    <w:rsid w:val="001C276D"/>
    <w:rsid w:val="001D16DD"/>
    <w:rsid w:val="001D3879"/>
    <w:rsid w:val="001E2AEB"/>
    <w:rsid w:val="001E37BA"/>
    <w:rsid w:val="001E5C88"/>
    <w:rsid w:val="001F0FBC"/>
    <w:rsid w:val="001F4E67"/>
    <w:rsid w:val="00200041"/>
    <w:rsid w:val="00207C95"/>
    <w:rsid w:val="00213FD6"/>
    <w:rsid w:val="00222EC6"/>
    <w:rsid w:val="0022536D"/>
    <w:rsid w:val="00231FA1"/>
    <w:rsid w:val="00245CDE"/>
    <w:rsid w:val="00247CBA"/>
    <w:rsid w:val="00253DE1"/>
    <w:rsid w:val="00260117"/>
    <w:rsid w:val="0026338A"/>
    <w:rsid w:val="00264842"/>
    <w:rsid w:val="00275D24"/>
    <w:rsid w:val="00280F4E"/>
    <w:rsid w:val="00283D98"/>
    <w:rsid w:val="00284EA7"/>
    <w:rsid w:val="002A56B1"/>
    <w:rsid w:val="002B3792"/>
    <w:rsid w:val="002B6FBF"/>
    <w:rsid w:val="002D11C6"/>
    <w:rsid w:val="002E389C"/>
    <w:rsid w:val="002E4579"/>
    <w:rsid w:val="00314A54"/>
    <w:rsid w:val="00316205"/>
    <w:rsid w:val="003174AC"/>
    <w:rsid w:val="00326141"/>
    <w:rsid w:val="00333DC1"/>
    <w:rsid w:val="00363548"/>
    <w:rsid w:val="00374744"/>
    <w:rsid w:val="00376B63"/>
    <w:rsid w:val="00381364"/>
    <w:rsid w:val="003828BF"/>
    <w:rsid w:val="00392793"/>
    <w:rsid w:val="003932C7"/>
    <w:rsid w:val="003B0934"/>
    <w:rsid w:val="003C69C6"/>
    <w:rsid w:val="003C7CF3"/>
    <w:rsid w:val="003D6750"/>
    <w:rsid w:val="003E64C6"/>
    <w:rsid w:val="00401D30"/>
    <w:rsid w:val="00403D6A"/>
    <w:rsid w:val="00404844"/>
    <w:rsid w:val="004050D7"/>
    <w:rsid w:val="00415F38"/>
    <w:rsid w:val="00420963"/>
    <w:rsid w:val="00426538"/>
    <w:rsid w:val="00435B93"/>
    <w:rsid w:val="00441578"/>
    <w:rsid w:val="004436FA"/>
    <w:rsid w:val="00451FC4"/>
    <w:rsid w:val="004550E7"/>
    <w:rsid w:val="004564B3"/>
    <w:rsid w:val="0046590B"/>
    <w:rsid w:val="00473DE2"/>
    <w:rsid w:val="00475960"/>
    <w:rsid w:val="004A1F4F"/>
    <w:rsid w:val="004B0FBD"/>
    <w:rsid w:val="004C1EB1"/>
    <w:rsid w:val="004C7791"/>
    <w:rsid w:val="004E2A54"/>
    <w:rsid w:val="004F1319"/>
    <w:rsid w:val="004F13A8"/>
    <w:rsid w:val="0051082B"/>
    <w:rsid w:val="005225B6"/>
    <w:rsid w:val="0052293D"/>
    <w:rsid w:val="00523E83"/>
    <w:rsid w:val="005341B5"/>
    <w:rsid w:val="0053506D"/>
    <w:rsid w:val="00536ECE"/>
    <w:rsid w:val="0053797A"/>
    <w:rsid w:val="0054047B"/>
    <w:rsid w:val="005412C8"/>
    <w:rsid w:val="0054138E"/>
    <w:rsid w:val="005536DA"/>
    <w:rsid w:val="00563A1F"/>
    <w:rsid w:val="00580E84"/>
    <w:rsid w:val="005819C0"/>
    <w:rsid w:val="00583CFE"/>
    <w:rsid w:val="005841CC"/>
    <w:rsid w:val="005A4FF1"/>
    <w:rsid w:val="005C0093"/>
    <w:rsid w:val="005C1465"/>
    <w:rsid w:val="005C51FB"/>
    <w:rsid w:val="005C6F10"/>
    <w:rsid w:val="005D3F04"/>
    <w:rsid w:val="005D4BE0"/>
    <w:rsid w:val="005D6928"/>
    <w:rsid w:val="005E1B1C"/>
    <w:rsid w:val="006015E8"/>
    <w:rsid w:val="006130D6"/>
    <w:rsid w:val="00613431"/>
    <w:rsid w:val="00615A06"/>
    <w:rsid w:val="006326B4"/>
    <w:rsid w:val="00635A75"/>
    <w:rsid w:val="006378C5"/>
    <w:rsid w:val="00642AD1"/>
    <w:rsid w:val="00656571"/>
    <w:rsid w:val="00683072"/>
    <w:rsid w:val="00685360"/>
    <w:rsid w:val="00685DC7"/>
    <w:rsid w:val="00692393"/>
    <w:rsid w:val="00695008"/>
    <w:rsid w:val="006A69C5"/>
    <w:rsid w:val="006C09DD"/>
    <w:rsid w:val="006D092C"/>
    <w:rsid w:val="006D321C"/>
    <w:rsid w:val="006D7035"/>
    <w:rsid w:val="006E5209"/>
    <w:rsid w:val="006F2230"/>
    <w:rsid w:val="006F7DD3"/>
    <w:rsid w:val="007021C4"/>
    <w:rsid w:val="007116CC"/>
    <w:rsid w:val="007122BA"/>
    <w:rsid w:val="0071380F"/>
    <w:rsid w:val="00714FFC"/>
    <w:rsid w:val="007152DB"/>
    <w:rsid w:val="00715FE0"/>
    <w:rsid w:val="00722802"/>
    <w:rsid w:val="007303F0"/>
    <w:rsid w:val="00745D6F"/>
    <w:rsid w:val="00755A2A"/>
    <w:rsid w:val="00757D0C"/>
    <w:rsid w:val="0076300B"/>
    <w:rsid w:val="007716D1"/>
    <w:rsid w:val="00774C23"/>
    <w:rsid w:val="00775DA5"/>
    <w:rsid w:val="007840A3"/>
    <w:rsid w:val="0078635F"/>
    <w:rsid w:val="00793178"/>
    <w:rsid w:val="007A0BBD"/>
    <w:rsid w:val="007A0C86"/>
    <w:rsid w:val="007A6056"/>
    <w:rsid w:val="007B3474"/>
    <w:rsid w:val="007D6764"/>
    <w:rsid w:val="007E3203"/>
    <w:rsid w:val="007F0A8F"/>
    <w:rsid w:val="00801959"/>
    <w:rsid w:val="00805E90"/>
    <w:rsid w:val="00805EEB"/>
    <w:rsid w:val="0080636C"/>
    <w:rsid w:val="00814C4B"/>
    <w:rsid w:val="00831532"/>
    <w:rsid w:val="00834324"/>
    <w:rsid w:val="00840540"/>
    <w:rsid w:val="00874663"/>
    <w:rsid w:val="008765C7"/>
    <w:rsid w:val="00884133"/>
    <w:rsid w:val="0089779A"/>
    <w:rsid w:val="008A1CB6"/>
    <w:rsid w:val="008A58DF"/>
    <w:rsid w:val="008C24F3"/>
    <w:rsid w:val="008D5BDE"/>
    <w:rsid w:val="008E01B6"/>
    <w:rsid w:val="008E2AA8"/>
    <w:rsid w:val="008F4D8E"/>
    <w:rsid w:val="008F5F15"/>
    <w:rsid w:val="008F687A"/>
    <w:rsid w:val="00901803"/>
    <w:rsid w:val="009032E6"/>
    <w:rsid w:val="00903AAA"/>
    <w:rsid w:val="0091033D"/>
    <w:rsid w:val="00910BA1"/>
    <w:rsid w:val="00916A00"/>
    <w:rsid w:val="009238E2"/>
    <w:rsid w:val="00923A49"/>
    <w:rsid w:val="00926646"/>
    <w:rsid w:val="00927E51"/>
    <w:rsid w:val="009512F2"/>
    <w:rsid w:val="0095489F"/>
    <w:rsid w:val="0095642E"/>
    <w:rsid w:val="00956F10"/>
    <w:rsid w:val="00970088"/>
    <w:rsid w:val="0097746B"/>
    <w:rsid w:val="0098748A"/>
    <w:rsid w:val="009900C1"/>
    <w:rsid w:val="00992618"/>
    <w:rsid w:val="00996CC4"/>
    <w:rsid w:val="009A1510"/>
    <w:rsid w:val="009A35AF"/>
    <w:rsid w:val="009A3F44"/>
    <w:rsid w:val="009B28E9"/>
    <w:rsid w:val="009D0BB4"/>
    <w:rsid w:val="009D4B3E"/>
    <w:rsid w:val="009E2A9C"/>
    <w:rsid w:val="009E4892"/>
    <w:rsid w:val="009E78DC"/>
    <w:rsid w:val="009F5229"/>
    <w:rsid w:val="009F70E6"/>
    <w:rsid w:val="00A06A4C"/>
    <w:rsid w:val="00A153E8"/>
    <w:rsid w:val="00A30FEA"/>
    <w:rsid w:val="00A41A9E"/>
    <w:rsid w:val="00A435BC"/>
    <w:rsid w:val="00A43A7E"/>
    <w:rsid w:val="00A529EE"/>
    <w:rsid w:val="00A57EE8"/>
    <w:rsid w:val="00A6591D"/>
    <w:rsid w:val="00A67A21"/>
    <w:rsid w:val="00A732F5"/>
    <w:rsid w:val="00A82015"/>
    <w:rsid w:val="00A920FE"/>
    <w:rsid w:val="00A92AB8"/>
    <w:rsid w:val="00A96D61"/>
    <w:rsid w:val="00AA048A"/>
    <w:rsid w:val="00AA2B61"/>
    <w:rsid w:val="00B056AB"/>
    <w:rsid w:val="00B05A2D"/>
    <w:rsid w:val="00B07A59"/>
    <w:rsid w:val="00B07D99"/>
    <w:rsid w:val="00B3721C"/>
    <w:rsid w:val="00B41ED3"/>
    <w:rsid w:val="00B50D8A"/>
    <w:rsid w:val="00B53FB1"/>
    <w:rsid w:val="00B60AF2"/>
    <w:rsid w:val="00B6448A"/>
    <w:rsid w:val="00B715D5"/>
    <w:rsid w:val="00B85268"/>
    <w:rsid w:val="00B90C45"/>
    <w:rsid w:val="00B91418"/>
    <w:rsid w:val="00B9290A"/>
    <w:rsid w:val="00B93137"/>
    <w:rsid w:val="00B97993"/>
    <w:rsid w:val="00BC5F3A"/>
    <w:rsid w:val="00BD37B7"/>
    <w:rsid w:val="00BE053B"/>
    <w:rsid w:val="00BF1510"/>
    <w:rsid w:val="00BF4467"/>
    <w:rsid w:val="00C026B6"/>
    <w:rsid w:val="00C2397A"/>
    <w:rsid w:val="00C34A11"/>
    <w:rsid w:val="00C35EF6"/>
    <w:rsid w:val="00C41CF1"/>
    <w:rsid w:val="00C50518"/>
    <w:rsid w:val="00C50FB3"/>
    <w:rsid w:val="00C55F02"/>
    <w:rsid w:val="00C5722C"/>
    <w:rsid w:val="00C6154D"/>
    <w:rsid w:val="00C76DF2"/>
    <w:rsid w:val="00C8024D"/>
    <w:rsid w:val="00C852D3"/>
    <w:rsid w:val="00CA1AD2"/>
    <w:rsid w:val="00CB0D8E"/>
    <w:rsid w:val="00CB6CBA"/>
    <w:rsid w:val="00CC0F0D"/>
    <w:rsid w:val="00CD1874"/>
    <w:rsid w:val="00CD3BD8"/>
    <w:rsid w:val="00CF29ED"/>
    <w:rsid w:val="00CF3F44"/>
    <w:rsid w:val="00D0013E"/>
    <w:rsid w:val="00D14FCF"/>
    <w:rsid w:val="00D165AC"/>
    <w:rsid w:val="00D26187"/>
    <w:rsid w:val="00D4005F"/>
    <w:rsid w:val="00D423B9"/>
    <w:rsid w:val="00D624BC"/>
    <w:rsid w:val="00DB36B9"/>
    <w:rsid w:val="00DC681D"/>
    <w:rsid w:val="00DD651F"/>
    <w:rsid w:val="00DD6792"/>
    <w:rsid w:val="00DE321B"/>
    <w:rsid w:val="00DF102F"/>
    <w:rsid w:val="00DF433E"/>
    <w:rsid w:val="00DF4F0C"/>
    <w:rsid w:val="00DF6351"/>
    <w:rsid w:val="00E115AB"/>
    <w:rsid w:val="00E36E82"/>
    <w:rsid w:val="00E40907"/>
    <w:rsid w:val="00E411D4"/>
    <w:rsid w:val="00E534CE"/>
    <w:rsid w:val="00E53ECB"/>
    <w:rsid w:val="00E63428"/>
    <w:rsid w:val="00E74E24"/>
    <w:rsid w:val="00E82FBE"/>
    <w:rsid w:val="00EA1C1E"/>
    <w:rsid w:val="00EB1C2F"/>
    <w:rsid w:val="00EB37A8"/>
    <w:rsid w:val="00ED2031"/>
    <w:rsid w:val="00ED2B73"/>
    <w:rsid w:val="00ED2EC1"/>
    <w:rsid w:val="00EE0053"/>
    <w:rsid w:val="00F0704D"/>
    <w:rsid w:val="00F10404"/>
    <w:rsid w:val="00F21BDA"/>
    <w:rsid w:val="00F21FEE"/>
    <w:rsid w:val="00F4573B"/>
    <w:rsid w:val="00F46BA1"/>
    <w:rsid w:val="00F64361"/>
    <w:rsid w:val="00F66946"/>
    <w:rsid w:val="00F73C68"/>
    <w:rsid w:val="00F74B70"/>
    <w:rsid w:val="00F855DB"/>
    <w:rsid w:val="00FA5401"/>
    <w:rsid w:val="00FC100C"/>
    <w:rsid w:val="00FC3C92"/>
    <w:rsid w:val="00FD3A68"/>
    <w:rsid w:val="00FE22CA"/>
    <w:rsid w:val="00FF31EC"/>
    <w:rsid w:val="00FF7884"/>
    <w:rsid w:val="0C83D3CB"/>
    <w:rsid w:val="16119E70"/>
    <w:rsid w:val="18A244DA"/>
    <w:rsid w:val="1A254BD0"/>
    <w:rsid w:val="1B305B16"/>
    <w:rsid w:val="1F3D4D50"/>
    <w:rsid w:val="241CB786"/>
    <w:rsid w:val="25B12823"/>
    <w:rsid w:val="2D0D565A"/>
    <w:rsid w:val="37C9F688"/>
    <w:rsid w:val="408381A9"/>
    <w:rsid w:val="58FE1DAF"/>
    <w:rsid w:val="5D1D7916"/>
    <w:rsid w:val="636CBDF1"/>
    <w:rsid w:val="6487C5D4"/>
    <w:rsid w:val="6AF278A6"/>
    <w:rsid w:val="6CB2B6B0"/>
    <w:rsid w:val="6EFB3826"/>
    <w:rsid w:val="742C24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1745"/>
    <o:shapelayout v:ext="edit">
      <o:idmap v:ext="edit" data="1"/>
    </o:shapelayout>
  </w:shapeDefaults>
  <w:decimalSymbol w:val="."/>
  <w:listSeparator w:val=";"/>
  <w14:docId w14:val="04A43122"/>
  <w15:chartTrackingRefBased/>
  <w15:docId w15:val="{62BB3572-2188-4D40-A4CF-9A0667DA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A11"/>
    <w:pPr>
      <w:spacing w:line="260" w:lineRule="atLeast"/>
      <w:jc w:val="both"/>
    </w:pPr>
    <w:rPr>
      <w:rFonts w:ascii="Palatino Linotype" w:hAnsi="Palatino Linotype"/>
      <w:noProof/>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C34A1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C34A1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C34A1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C34A11"/>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C34A1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C34A11"/>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C34A11"/>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C34A11"/>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EB1C2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C34A1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34A1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C34A11"/>
    <w:rPr>
      <w:rFonts w:ascii="Palatino Linotype" w:hAnsi="Palatino Linotype"/>
      <w:noProof/>
      <w:color w:val="000000"/>
      <w:szCs w:val="18"/>
    </w:rPr>
  </w:style>
  <w:style w:type="paragraph" w:styleId="Header">
    <w:name w:val="header"/>
    <w:basedOn w:val="Normal"/>
    <w:link w:val="HeaderChar"/>
    <w:uiPriority w:val="99"/>
    <w:rsid w:val="00C34A1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C34A11"/>
    <w:rPr>
      <w:rFonts w:ascii="Palatino Linotype" w:hAnsi="Palatino Linotype"/>
      <w:noProof/>
      <w:color w:val="000000"/>
      <w:szCs w:val="18"/>
    </w:rPr>
  </w:style>
  <w:style w:type="paragraph" w:customStyle="1" w:styleId="MDPIheaderjournallogo">
    <w:name w:val="MDPI_header_journal_logo"/>
    <w:qFormat/>
    <w:rsid w:val="00C34A11"/>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C34A11"/>
    <w:pPr>
      <w:ind w:firstLine="0"/>
    </w:pPr>
  </w:style>
  <w:style w:type="paragraph" w:customStyle="1" w:styleId="MDPI31text">
    <w:name w:val="MDPI_3.1_text"/>
    <w:qFormat/>
    <w:rsid w:val="00E36E82"/>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C34A11"/>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C34A11"/>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C34A11"/>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34A11"/>
    <w:pPr>
      <w:numPr>
        <w:numId w:val="13"/>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34A11"/>
    <w:pPr>
      <w:numPr>
        <w:numId w:val="14"/>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C34A11"/>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C34A11"/>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C34A11"/>
    <w:pPr>
      <w:adjustRightInd w:val="0"/>
      <w:snapToGrid w:val="0"/>
      <w:spacing w:before="240" w:after="120" w:line="228" w:lineRule="auto"/>
      <w:ind w:left="2608"/>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75DA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C34A11"/>
    <w:pPr>
      <w:adjustRightInd w:val="0"/>
      <w:snapToGrid w:val="0"/>
      <w:spacing w:line="228" w:lineRule="auto"/>
      <w:ind w:left="2608"/>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C34A11"/>
    <w:pPr>
      <w:adjustRightInd w:val="0"/>
      <w:snapToGrid w:val="0"/>
      <w:spacing w:before="120" w:after="240" w:line="228" w:lineRule="auto"/>
      <w:ind w:left="2608"/>
    </w:pPr>
    <w:rPr>
      <w:rFonts w:ascii="Palatino Linotype" w:eastAsia="Times New Roman" w:hAnsi="Palatino Linotype"/>
      <w:color w:val="000000"/>
      <w:sz w:val="18"/>
      <w:lang w:eastAsia="de-DE" w:bidi="en-US"/>
    </w:rPr>
  </w:style>
  <w:style w:type="paragraph" w:customStyle="1" w:styleId="MDPI52figure">
    <w:name w:val="MDPI_5.2_figure"/>
    <w:qFormat/>
    <w:rsid w:val="00C34A1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C34A11"/>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C34A11"/>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C34A11"/>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4A1F4F"/>
    <w:pPr>
      <w:numPr>
        <w:numId w:val="15"/>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C34A11"/>
    <w:rPr>
      <w:rFonts w:cs="Tahoma"/>
      <w:szCs w:val="18"/>
    </w:rPr>
  </w:style>
  <w:style w:type="character" w:customStyle="1" w:styleId="BalloonTextChar">
    <w:name w:val="Balloon Text Char"/>
    <w:link w:val="BalloonText"/>
    <w:uiPriority w:val="99"/>
    <w:rsid w:val="00C34A11"/>
    <w:rPr>
      <w:rFonts w:ascii="Palatino Linotype" w:hAnsi="Palatino Linotype" w:cs="Tahoma"/>
      <w:noProof/>
      <w:color w:val="000000"/>
      <w:szCs w:val="18"/>
    </w:rPr>
  </w:style>
  <w:style w:type="character" w:styleId="LineNumber">
    <w:name w:val="line number"/>
    <w:uiPriority w:val="99"/>
    <w:rsid w:val="00404844"/>
    <w:rPr>
      <w:rFonts w:ascii="Palatino Linotype" w:hAnsi="Palatino Linotype"/>
      <w:sz w:val="16"/>
    </w:rPr>
  </w:style>
  <w:style w:type="table" w:customStyle="1" w:styleId="MDPI41threelinetable">
    <w:name w:val="MDPI_4.1_three_line_table"/>
    <w:basedOn w:val="TableNormal"/>
    <w:uiPriority w:val="99"/>
    <w:rsid w:val="00C34A11"/>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TeamViewer15" w:hAnsi="TeamViewer15"/>
        <w:b/>
        <w:i w:val="0"/>
        <w:sz w:val="20"/>
      </w:rPr>
      <w:tblPr/>
      <w:tcPr>
        <w:tcBorders>
          <w:bottom w:val="single" w:sz="4" w:space="0" w:color="auto"/>
        </w:tcBorders>
      </w:tcPr>
    </w:tblStylePr>
  </w:style>
  <w:style w:type="character" w:styleId="Hyperlink">
    <w:name w:val="Hyperlink"/>
    <w:uiPriority w:val="99"/>
    <w:rsid w:val="00C34A11"/>
    <w:rPr>
      <w:color w:val="0000FF"/>
      <w:u w:val="single"/>
    </w:rPr>
  </w:style>
  <w:style w:type="character" w:customStyle="1" w:styleId="UnresolvedMention">
    <w:name w:val="Unresolved Mention"/>
    <w:uiPriority w:val="99"/>
    <w:semiHidden/>
    <w:unhideWhenUsed/>
    <w:rsid w:val="00C6154D"/>
    <w:rPr>
      <w:color w:val="605E5C"/>
      <w:shd w:val="clear" w:color="auto" w:fill="E1DFDD"/>
    </w:rPr>
  </w:style>
  <w:style w:type="table" w:styleId="PlainTable4">
    <w:name w:val="Plain Table 4"/>
    <w:basedOn w:val="TableNormal"/>
    <w:uiPriority w:val="44"/>
    <w:rsid w:val="003174A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C34A11"/>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81theorem">
    <w:name w:val="MDPI_8.1_theorem"/>
    <w:qFormat/>
    <w:rsid w:val="00C34A11"/>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C34A11"/>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C34A11"/>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C34A11"/>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C34A11"/>
    <w:pPr>
      <w:adjustRightInd w:val="0"/>
      <w:snapToGrid w:val="0"/>
      <w:spacing w:after="120" w:line="240" w:lineRule="atLeast"/>
      <w:ind w:right="113"/>
    </w:pPr>
    <w:rPr>
      <w:rFonts w:ascii="Palatino Linotype" w:hAnsi="Palatino Linotype"/>
      <w:snapToGrid w:val="0"/>
      <w:color w:val="000000"/>
      <w:sz w:val="14"/>
      <w:lang w:eastAsia="en-US" w:bidi="en-US"/>
    </w:rPr>
  </w:style>
  <w:style w:type="paragraph" w:customStyle="1" w:styleId="MDPI15academiceditor">
    <w:name w:val="MDPI_1.5_academic_editor"/>
    <w:qFormat/>
    <w:rsid w:val="00C34A11"/>
    <w:pPr>
      <w:adjustRightInd w:val="0"/>
      <w:snapToGrid w:val="0"/>
      <w:spacing w:before="24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C34A11"/>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C34A11"/>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C34A11"/>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C34A11"/>
    <w:pPr>
      <w:adjustRightInd w:val="0"/>
      <w:snapToGrid w:val="0"/>
      <w:spacing w:before="240" w:line="240" w:lineRule="atLeast"/>
      <w:ind w:right="113"/>
    </w:pPr>
    <w:rPr>
      <w:rFonts w:ascii="Palatino Linotype" w:eastAsia="Times New Roman" w:hAnsi="Palatino Linotype"/>
      <w:noProof/>
      <w:snapToGrid w:val="0"/>
      <w:color w:val="000000"/>
      <w:spacing w:val="-2"/>
      <w:sz w:val="14"/>
      <w:lang w:val="en-GB" w:eastAsia="en-GB"/>
    </w:rPr>
  </w:style>
  <w:style w:type="paragraph" w:customStyle="1" w:styleId="MDPI73CopyrightImage">
    <w:name w:val="MDPI_7.3_CopyrightImage"/>
    <w:rsid w:val="00C34A11"/>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C34A11"/>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C34A11"/>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C34A11"/>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C34A11"/>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C34A11"/>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C34A11"/>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C34A11"/>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C34A11"/>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C34A11"/>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C34A11"/>
  </w:style>
  <w:style w:type="paragraph" w:styleId="Bibliography">
    <w:name w:val="Bibliography"/>
    <w:basedOn w:val="Normal"/>
    <w:next w:val="Normal"/>
    <w:uiPriority w:val="37"/>
    <w:semiHidden/>
    <w:unhideWhenUsed/>
    <w:rsid w:val="00C34A11"/>
  </w:style>
  <w:style w:type="paragraph" w:styleId="BodyText">
    <w:name w:val="Body Text"/>
    <w:link w:val="BodyTextChar"/>
    <w:rsid w:val="00C34A1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C34A11"/>
    <w:rPr>
      <w:rFonts w:ascii="Palatino Linotype" w:hAnsi="Palatino Linotype"/>
      <w:color w:val="000000"/>
      <w:sz w:val="24"/>
      <w:lang w:eastAsia="de-DE"/>
    </w:rPr>
  </w:style>
  <w:style w:type="character" w:styleId="CommentReference">
    <w:name w:val="annotation reference"/>
    <w:rsid w:val="00C34A11"/>
    <w:rPr>
      <w:sz w:val="21"/>
      <w:szCs w:val="21"/>
    </w:rPr>
  </w:style>
  <w:style w:type="paragraph" w:styleId="CommentText">
    <w:name w:val="annotation text"/>
    <w:basedOn w:val="Normal"/>
    <w:link w:val="CommentTextChar"/>
    <w:rsid w:val="00C34A11"/>
  </w:style>
  <w:style w:type="character" w:customStyle="1" w:styleId="CommentTextChar">
    <w:name w:val="Comment Text Char"/>
    <w:link w:val="CommentText"/>
    <w:rsid w:val="00C34A11"/>
    <w:rPr>
      <w:rFonts w:ascii="Palatino Linotype" w:hAnsi="Palatino Linotype"/>
      <w:noProof/>
      <w:color w:val="000000"/>
    </w:rPr>
  </w:style>
  <w:style w:type="paragraph" w:styleId="CommentSubject">
    <w:name w:val="annotation subject"/>
    <w:basedOn w:val="CommentText"/>
    <w:next w:val="CommentText"/>
    <w:link w:val="CommentSubjectChar"/>
    <w:rsid w:val="00C34A11"/>
    <w:rPr>
      <w:b/>
      <w:bCs/>
    </w:rPr>
  </w:style>
  <w:style w:type="character" w:customStyle="1" w:styleId="CommentSubjectChar">
    <w:name w:val="Comment Subject Char"/>
    <w:link w:val="CommentSubject"/>
    <w:rsid w:val="00C34A11"/>
    <w:rPr>
      <w:rFonts w:ascii="Palatino Linotype" w:hAnsi="Palatino Linotype"/>
      <w:b/>
      <w:bCs/>
      <w:noProof/>
      <w:color w:val="000000"/>
    </w:rPr>
  </w:style>
  <w:style w:type="character" w:styleId="EndnoteReference">
    <w:name w:val="endnote reference"/>
    <w:rsid w:val="00C34A11"/>
    <w:rPr>
      <w:vertAlign w:val="superscript"/>
    </w:rPr>
  </w:style>
  <w:style w:type="paragraph" w:styleId="EndnoteText">
    <w:name w:val="endnote text"/>
    <w:basedOn w:val="Normal"/>
    <w:link w:val="EndnoteTextChar"/>
    <w:semiHidden/>
    <w:unhideWhenUsed/>
    <w:rsid w:val="00C34A11"/>
    <w:pPr>
      <w:spacing w:line="240" w:lineRule="auto"/>
    </w:pPr>
  </w:style>
  <w:style w:type="character" w:customStyle="1" w:styleId="EndnoteTextChar">
    <w:name w:val="Endnote Text Char"/>
    <w:link w:val="EndnoteText"/>
    <w:semiHidden/>
    <w:rsid w:val="00C34A11"/>
    <w:rPr>
      <w:rFonts w:ascii="Palatino Linotype" w:hAnsi="Palatino Linotype"/>
      <w:noProof/>
      <w:color w:val="000000"/>
    </w:rPr>
  </w:style>
  <w:style w:type="character" w:styleId="FollowedHyperlink">
    <w:name w:val="FollowedHyperlink"/>
    <w:rsid w:val="00C34A11"/>
    <w:rPr>
      <w:color w:val="954F72"/>
      <w:u w:val="single"/>
    </w:rPr>
  </w:style>
  <w:style w:type="paragraph" w:styleId="FootnoteText">
    <w:name w:val="footnote text"/>
    <w:basedOn w:val="Normal"/>
    <w:link w:val="FootnoteTextChar"/>
    <w:semiHidden/>
    <w:unhideWhenUsed/>
    <w:rsid w:val="00C34A11"/>
    <w:pPr>
      <w:spacing w:line="240" w:lineRule="auto"/>
    </w:pPr>
  </w:style>
  <w:style w:type="character" w:customStyle="1" w:styleId="FootnoteTextChar">
    <w:name w:val="Footnote Text Char"/>
    <w:link w:val="FootnoteText"/>
    <w:semiHidden/>
    <w:rsid w:val="00C34A11"/>
    <w:rPr>
      <w:rFonts w:ascii="Palatino Linotype" w:hAnsi="Palatino Linotype"/>
      <w:noProof/>
      <w:color w:val="000000"/>
    </w:rPr>
  </w:style>
  <w:style w:type="paragraph" w:styleId="NormalWeb">
    <w:name w:val="Normal (Web)"/>
    <w:basedOn w:val="Normal"/>
    <w:uiPriority w:val="99"/>
    <w:rsid w:val="00C34A11"/>
    <w:rPr>
      <w:szCs w:val="24"/>
    </w:rPr>
  </w:style>
  <w:style w:type="paragraph" w:customStyle="1" w:styleId="MsoFootnoteText0">
    <w:name w:val="MsoFootnoteText"/>
    <w:basedOn w:val="NormalWeb"/>
    <w:qFormat/>
    <w:rsid w:val="00C34A11"/>
    <w:rPr>
      <w:rFonts w:ascii="Times New Roman" w:hAnsi="Times New Roman"/>
    </w:rPr>
  </w:style>
  <w:style w:type="character" w:styleId="PageNumber">
    <w:name w:val="page number"/>
    <w:rsid w:val="00C34A11"/>
  </w:style>
  <w:style w:type="character" w:styleId="PlaceholderText">
    <w:name w:val="Placeholder Text"/>
    <w:uiPriority w:val="99"/>
    <w:semiHidden/>
    <w:rsid w:val="00C34A11"/>
    <w:rPr>
      <w:color w:val="808080"/>
    </w:rPr>
  </w:style>
  <w:style w:type="paragraph" w:customStyle="1" w:styleId="MDPI71FootNotes">
    <w:name w:val="MDPI_7.1_FootNotes"/>
    <w:qFormat/>
    <w:rsid w:val="00ED2031"/>
    <w:pPr>
      <w:numPr>
        <w:numId w:val="16"/>
      </w:numPr>
      <w:adjustRightInd w:val="0"/>
      <w:snapToGrid w:val="0"/>
      <w:spacing w:line="228" w:lineRule="auto"/>
      <w:jc w:val="both"/>
    </w:pPr>
    <w:rPr>
      <w:rFonts w:ascii="Palatino Linotype" w:eastAsiaTheme="minorEastAsia" w:hAnsi="Palatino Linotype"/>
      <w:noProof/>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cbi.nlm.nih.gov/genome/?term=Ustilago%20maydis"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mycocosm.jgi.doe.gov/Ustma2_2/Ustma2_2.home.html" TargetMode="External"/><Relationship Id="rId17" Type="http://schemas.openxmlformats.org/officeDocument/2006/relationships/image" Target="media/image5.png"/><Relationship Id="rId25" Type="http://schemas.openxmlformats.org/officeDocument/2006/relationships/theme" Target="theme/theme1.xml"/><Relationship Id="Re6b3b7c977964436" Type="http://schemas.microsoft.com/office/2018/08/relationships/commentsExtensible" Target="commentsExtensible.xml"/><Relationship Id="rId2" Type="http://schemas.openxmlformats.org/officeDocument/2006/relationships/customXml" Target="../customXml/item1.xml"/><Relationship Id="rId16" Type="http://schemas.openxmlformats.org/officeDocument/2006/relationships/image" Target="media/image4.png"/><Relationship Id="rId20" Type="http://schemas.openxmlformats.org/officeDocument/2006/relationships/footer" Target="footer1.xml"/><Relationship Id="Rd5bbb2c29d554448" Type="http://schemas.microsoft.com/office/2016/09/relationships/commentsIds" Target="commentsIds.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fungi.ensembl.org/Ustilago_maydis/Info/Index" TargetMode="External"/><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github.com/iAMB-RWTH-Aachen/Ustilago_maydis-GEM"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9CAFD-1FC7-43F5-9359-4CF7B871B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34525</Words>
  <Characters>217512</Characters>
  <Application>Microsoft Office Word</Application>
  <DocSecurity>0</DocSecurity>
  <Lines>1812</Lines>
  <Paragraphs>503</Paragraphs>
  <ScaleCrop>false</ScaleCrop>
  <Company/>
  <LinksUpToDate>false</LinksUpToDate>
  <CharactersWithSpaces>251534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Ulf Liebal</cp:lastModifiedBy>
  <cp:revision>6</cp:revision>
  <cp:lastPrinted>2022-03-03T10:32:00Z</cp:lastPrinted>
  <dcterms:created xsi:type="dcterms:W3CDTF">2022-05-13T10:06:00Z</dcterms:created>
  <dcterms:modified xsi:type="dcterms:W3CDTF">2022-05-16T10:10:00Z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http://www.zotero.org/styles/ams-review</vt:lpwstr>
  </property>
  <property fmtid="{D5CDD505-2E9C-101B-9397-08002B2CF9AE}" pid="3" name="Mendeley Recent Style Name 0_1">
    <vt:lpwstr>AMS Review</vt:lpwstr>
  </property>
  <property fmtid="{D5CDD505-2E9C-101B-9397-08002B2CF9AE}" pid="4" name="Mendeley Recent Style Id 1_1">
    <vt:lpwstr>http://www.zotero.org/styles/bioinformatics</vt:lpwstr>
  </property>
  <property fmtid="{D5CDD505-2E9C-101B-9397-08002B2CF9AE}" pid="5" name="Mendeley Recent Style Name 1_1">
    <vt:lpwstr>Bioinformatics</vt:lpwstr>
  </property>
  <property fmtid="{D5CDD505-2E9C-101B-9397-08002B2CF9AE}" pid="6" name="Mendeley Recent Style Id 2_1">
    <vt:lpwstr>http://csl.mendeley.com/styles/589144811/bioinformatics-doi-2</vt:lpwstr>
  </property>
  <property fmtid="{D5CDD505-2E9C-101B-9397-08002B2CF9AE}" pid="7" name="Mendeley Recent Style Name 2_1">
    <vt:lpwstr>Bioinformatics - Ulf Liebal</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http://www.zotero.org/styles/mendeley-to-endnote-title</vt:lpwstr>
  </property>
  <property fmtid="{D5CDD505-2E9C-101B-9397-08002B2CF9AE}" pid="11" name="Mendeley Recent Style Name 4_1">
    <vt:lpwstr>Mendeley to EndNote Title </vt:lpwstr>
  </property>
  <property fmtid="{D5CDD505-2E9C-101B-9397-08002B2CF9AE}" pid="12" name="Mendeley Recent Style Id 5_1">
    <vt:lpwstr>http://www.zotero.org/styles/multidisciplinary-digital-publishing-institute</vt:lpwstr>
  </property>
  <property fmtid="{D5CDD505-2E9C-101B-9397-08002B2CF9AE}" pid="13" name="Mendeley Recent Style Name 5_1">
    <vt:lpwstr>Multidisciplinary Digital Publishing Institute</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http://www.zotero.org/styles/science</vt:lpwstr>
  </property>
  <property fmtid="{D5CDD505-2E9C-101B-9397-08002B2CF9AE}" pid="17" name="Mendeley Recent Style Name 7_1">
    <vt:lpwstr>Science</vt:lpwstr>
  </property>
  <property fmtid="{D5CDD505-2E9C-101B-9397-08002B2CF9AE}" pid="18" name="Mendeley Recent Style Id 8_1">
    <vt:lpwstr>http://www.zotero.org/styles/science-without-titles</vt:lpwstr>
  </property>
  <property fmtid="{D5CDD505-2E9C-101B-9397-08002B2CF9AE}" pid="19" name="Mendeley Recent Style Name 8_1">
    <vt:lpwstr>Science (without titles)</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55362eee-936d-3984-a5a0-4d181e095c40</vt:lpwstr>
  </property>
  <property fmtid="{D5CDD505-2E9C-101B-9397-08002B2CF9AE}" pid="24" name="Mendeley Citation Style_1">
    <vt:lpwstr>http://www.zotero.org/styles/multidisciplinary-digital-publishing-institute</vt:lpwstr>
  </property>
</Properties>
</file>